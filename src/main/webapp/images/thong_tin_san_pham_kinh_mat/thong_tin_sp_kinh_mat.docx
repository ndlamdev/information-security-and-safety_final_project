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360364" w14:paraId="6B366ED9" w14:textId="77777777" w:rsidTr="001D5C59">
        <w:tc>
          <w:tcPr>
            <w:tcW w:w="4675" w:type="dxa"/>
          </w:tcPr>
          <w:p w14:paraId="4CB2C597" w14:textId="30D89C15" w:rsidR="001D5C59" w:rsidRPr="00EC00ED" w:rsidRDefault="001D5C59" w:rsidP="00360364">
            <w:r w:rsidRPr="00EC00ED">
              <w:t>Hình ảnh và mà sắc</w:t>
            </w:r>
          </w:p>
        </w:tc>
        <w:tc>
          <w:tcPr>
            <w:tcW w:w="4675" w:type="dxa"/>
          </w:tcPr>
          <w:p w14:paraId="01531417" w14:textId="10050003" w:rsidR="001D5C59" w:rsidRPr="00EC00ED" w:rsidRDefault="001D5C59" w:rsidP="00360364">
            <w:r w:rsidRPr="00EC00ED">
              <w:t>Thông tin sản phẩm</w:t>
            </w:r>
          </w:p>
        </w:tc>
      </w:tr>
      <w:tr w:rsidR="00360364" w14:paraId="06313E4E" w14:textId="77777777" w:rsidTr="006349C8">
        <w:trPr>
          <w:trHeight w:val="6650"/>
        </w:trPr>
        <w:tc>
          <w:tcPr>
            <w:tcW w:w="4675" w:type="dxa"/>
          </w:tcPr>
          <w:p w14:paraId="78EF8611" w14:textId="37205497" w:rsidR="00B20B8E" w:rsidRDefault="00B20B8E" w:rsidP="00360364">
            <w:pPr>
              <w:rPr>
                <w:szCs w:val="26"/>
              </w:rPr>
            </w:pPr>
            <w:r>
              <w:rPr>
                <w:szCs w:val="26"/>
              </w:rPr>
              <w:t>1.Nam</w:t>
            </w:r>
          </w:p>
          <w:p w14:paraId="45B46C0B" w14:textId="1D44F173" w:rsidR="001D5C59" w:rsidRPr="006349C8" w:rsidRDefault="006349C8" w:rsidP="00360364">
            <w:pPr>
              <w:rPr>
                <w:szCs w:val="26"/>
              </w:rPr>
            </w:pPr>
            <w:r w:rsidRPr="006349C8">
              <w:rPr>
                <w:noProof/>
                <w:szCs w:val="26"/>
              </w:rPr>
              <w:drawing>
                <wp:anchor distT="0" distB="0" distL="114300" distR="114300" simplePos="0" relativeHeight="251658240" behindDoc="0" locked="0" layoutInCell="1" allowOverlap="1" wp14:anchorId="3EE399EF" wp14:editId="2ACD0F64">
                  <wp:simplePos x="0" y="0"/>
                  <wp:positionH relativeFrom="column">
                    <wp:posOffset>13970</wp:posOffset>
                  </wp:positionH>
                  <wp:positionV relativeFrom="paragraph">
                    <wp:posOffset>323850</wp:posOffset>
                  </wp:positionV>
                  <wp:extent cx="1866900" cy="1866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anchor>
              </w:drawing>
            </w:r>
            <w:r w:rsidRPr="006349C8">
              <w:rPr>
                <w:szCs w:val="26"/>
              </w:rPr>
              <w:t>C6 Đen</w:t>
            </w:r>
          </w:p>
          <w:p w14:paraId="3364FAE8" w14:textId="15132202" w:rsidR="006349C8" w:rsidRPr="006349C8" w:rsidRDefault="006349C8" w:rsidP="00360364">
            <w:pPr>
              <w:rPr>
                <w:szCs w:val="26"/>
              </w:rPr>
            </w:pPr>
            <w:r w:rsidRPr="006349C8">
              <w:rPr>
                <w:szCs w:val="26"/>
              </w:rPr>
              <w:t>C4 Xanh rêu</w:t>
            </w:r>
          </w:p>
          <w:p w14:paraId="22477964" w14:textId="7802BA12" w:rsidR="006349C8" w:rsidRDefault="006349C8" w:rsidP="00360364">
            <w:r>
              <w:rPr>
                <w:noProof/>
              </w:rPr>
              <w:drawing>
                <wp:inline distT="0" distB="0" distL="0" distR="0" wp14:anchorId="1BA94066" wp14:editId="06210EAD">
                  <wp:extent cx="16764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tc>
        <w:tc>
          <w:tcPr>
            <w:tcW w:w="4675" w:type="dxa"/>
          </w:tcPr>
          <w:p w14:paraId="2767F6BF" w14:textId="764767B5" w:rsidR="006349C8" w:rsidRPr="00EC00ED" w:rsidRDefault="00EC00ED" w:rsidP="00360364">
            <w:pPr>
              <w:rPr>
                <w:rFonts w:cs="Arial"/>
                <w:szCs w:val="26"/>
              </w:rPr>
            </w:pPr>
            <w:r w:rsidRPr="00EC00ED">
              <w:rPr>
                <w:rFonts w:cs="Arial"/>
                <w:szCs w:val="26"/>
              </w:rPr>
              <w:t xml:space="preserve">Tên: </w:t>
            </w:r>
            <w:r w:rsidR="006349C8" w:rsidRPr="00EC00ED">
              <w:rPr>
                <w:rFonts w:cs="Arial"/>
                <w:szCs w:val="26"/>
              </w:rPr>
              <w:t xml:space="preserve">Kính Mát Phân Cực Polarized Baggio </w:t>
            </w:r>
            <w:r w:rsidR="006349C8" w:rsidRPr="00EC00ED">
              <w:rPr>
                <w:rFonts w:cs="Arial"/>
                <w:color w:val="212529"/>
                <w:szCs w:val="26"/>
              </w:rPr>
              <w:t>P.0864.</w:t>
            </w:r>
          </w:p>
          <w:p w14:paraId="08DCD53A" w14:textId="0C6CE64E" w:rsidR="00EC00ED" w:rsidRPr="00EC00ED" w:rsidRDefault="00EC00ED" w:rsidP="00360364">
            <w:pPr>
              <w:rPr>
                <w:rFonts w:cs="Arial"/>
                <w:szCs w:val="26"/>
                <w:shd w:val="clear" w:color="auto" w:fill="FFFFFF"/>
              </w:rPr>
            </w:pPr>
            <w:r w:rsidRPr="00EC00ED">
              <w:rPr>
                <w:rFonts w:cs="Arial"/>
                <w:szCs w:val="26"/>
                <w:shd w:val="clear" w:color="auto" w:fill="FFFFFF"/>
              </w:rPr>
              <w:t>Giá: 580,000</w:t>
            </w:r>
          </w:p>
          <w:p w14:paraId="58B96A82" w14:textId="3E9047A8" w:rsidR="00EC00ED" w:rsidRPr="00EC00ED" w:rsidRDefault="00EC00ED" w:rsidP="00360364">
            <w:pPr>
              <w:rPr>
                <w:rFonts w:cs="Arial"/>
                <w:color w:val="212529"/>
                <w:szCs w:val="26"/>
              </w:rPr>
            </w:pPr>
            <w:r w:rsidRPr="00EC00ED">
              <w:rPr>
                <w:rFonts w:cs="Arial"/>
                <w:color w:val="212529"/>
                <w:szCs w:val="26"/>
                <w:shd w:val="clear" w:color="auto" w:fill="FFFFFF"/>
              </w:rPr>
              <w:t>Thương hiệu: Baggio</w:t>
            </w:r>
          </w:p>
          <w:p w14:paraId="48CBF34F" w14:textId="2C62789A" w:rsidR="00EC00ED" w:rsidRPr="00EC00ED" w:rsidRDefault="00EC00ED" w:rsidP="00360364">
            <w:pPr>
              <w:rPr>
                <w:rFonts w:cs="Arial"/>
                <w:color w:val="212529"/>
                <w:szCs w:val="26"/>
              </w:rPr>
            </w:pPr>
            <w:r w:rsidRPr="00EC00ED">
              <w:rPr>
                <w:rFonts w:cs="Arial"/>
                <w:color w:val="212529"/>
                <w:szCs w:val="26"/>
              </w:rPr>
              <w:t>Mã sản phẩm: P.0864.</w:t>
            </w:r>
          </w:p>
          <w:p w14:paraId="5A71D43A" w14:textId="30B41D82" w:rsidR="006349C8" w:rsidRPr="00EC00ED" w:rsidRDefault="006349C8" w:rsidP="00360364">
            <w:pPr>
              <w:rPr>
                <w:rFonts w:cs="Arial"/>
                <w:color w:val="212529"/>
                <w:szCs w:val="26"/>
              </w:rPr>
            </w:pPr>
            <w:r w:rsidRPr="00EC00ED">
              <w:rPr>
                <w:rFonts w:cs="Arial"/>
                <w:color w:val="212529"/>
                <w:szCs w:val="26"/>
              </w:rPr>
              <w:t>Chất liệu khung kính: Kim loại.</w:t>
            </w:r>
          </w:p>
          <w:p w14:paraId="5BE7A2EA" w14:textId="77777777" w:rsidR="006349C8" w:rsidRPr="00EC00ED" w:rsidRDefault="006349C8" w:rsidP="00360364">
            <w:pPr>
              <w:rPr>
                <w:rFonts w:cs="Arial"/>
                <w:color w:val="212529"/>
                <w:szCs w:val="26"/>
              </w:rPr>
            </w:pPr>
            <w:r w:rsidRPr="00EC00ED">
              <w:rPr>
                <w:rFonts w:cs="Arial"/>
                <w:color w:val="212529"/>
                <w:szCs w:val="26"/>
              </w:rPr>
              <w:t>Chất liệu tròng kính: PC.</w:t>
            </w:r>
          </w:p>
          <w:p w14:paraId="6061CFC9" w14:textId="77777777" w:rsidR="006349C8" w:rsidRPr="00EC00ED" w:rsidRDefault="006349C8" w:rsidP="00360364">
            <w:pPr>
              <w:rPr>
                <w:rFonts w:cs="Arial"/>
                <w:color w:val="212529"/>
                <w:szCs w:val="26"/>
              </w:rPr>
            </w:pPr>
            <w:r w:rsidRPr="00EC00ED">
              <w:rPr>
                <w:rFonts w:cs="Arial"/>
                <w:color w:val="212529"/>
                <w:szCs w:val="26"/>
              </w:rPr>
              <w:t>Tính năng: Chống chói, Phân cực Polarized, giảm mói mắt, chống tia UV.</w:t>
            </w:r>
          </w:p>
          <w:p w14:paraId="14F4CF33" w14:textId="671BCF45" w:rsidR="006349C8" w:rsidRPr="00EC00ED" w:rsidRDefault="00EC00ED" w:rsidP="00360364">
            <w:pPr>
              <w:rPr>
                <w:rFonts w:cs="Arial"/>
                <w:szCs w:val="26"/>
              </w:rPr>
            </w:pPr>
            <w:r>
              <w:rPr>
                <w:rFonts w:ascii="Segoe UI" w:hAnsi="Segoe UI" w:cs="Segoe UI"/>
                <w:color w:val="212529"/>
                <w:sz w:val="23"/>
                <w:szCs w:val="23"/>
                <w:shd w:val="clear" w:color="auto" w:fill="FFFFFF"/>
              </w:rPr>
              <w:t>Phân phối bởi C3T </w:t>
            </w:r>
          </w:p>
          <w:p w14:paraId="67C7C4BB" w14:textId="77777777" w:rsidR="006349C8" w:rsidRPr="00EC00ED" w:rsidRDefault="006349C8" w:rsidP="00360364">
            <w:pPr>
              <w:rPr>
                <w:rFonts w:cs="Arial"/>
                <w:szCs w:val="26"/>
              </w:rPr>
            </w:pPr>
          </w:p>
          <w:p w14:paraId="2B08A867" w14:textId="77777777" w:rsidR="001D5C59" w:rsidRPr="00EC00ED" w:rsidRDefault="001D5C59" w:rsidP="00360364">
            <w:pPr>
              <w:rPr>
                <w:rFonts w:cs="Arial"/>
                <w:szCs w:val="26"/>
              </w:rPr>
            </w:pPr>
          </w:p>
        </w:tc>
      </w:tr>
      <w:tr w:rsidR="00360364" w14:paraId="4B9A1E97" w14:textId="77777777" w:rsidTr="001D5C59">
        <w:tc>
          <w:tcPr>
            <w:tcW w:w="4675" w:type="dxa"/>
          </w:tcPr>
          <w:p w14:paraId="0AEF0279" w14:textId="24A846B4" w:rsidR="00B20B8E" w:rsidRDefault="00B20B8E" w:rsidP="00360364">
            <w:r>
              <w:t>2.Nam</w:t>
            </w:r>
          </w:p>
          <w:p w14:paraId="02D49863" w14:textId="6E59ED3C" w:rsidR="001D5C59" w:rsidRDefault="00592206" w:rsidP="00360364">
            <w:r>
              <w:t>C04-P25 đen mắt xanh rêu</w:t>
            </w:r>
          </w:p>
          <w:p w14:paraId="2A2FE35F" w14:textId="207253E6" w:rsidR="00592206" w:rsidRDefault="00592206" w:rsidP="00360364">
            <w:r>
              <w:rPr>
                <w:noProof/>
              </w:rPr>
              <w:drawing>
                <wp:inline distT="0" distB="0" distL="0" distR="0" wp14:anchorId="5D09624A" wp14:editId="0C4454C0">
                  <wp:extent cx="17430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tc>
        <w:tc>
          <w:tcPr>
            <w:tcW w:w="4675" w:type="dxa"/>
          </w:tcPr>
          <w:p w14:paraId="32448B49" w14:textId="77777777" w:rsidR="00592206" w:rsidRDefault="00592206" w:rsidP="00360364">
            <w:pPr>
              <w:rPr>
                <w:rFonts w:ascii="Segoe UI" w:hAnsi="Segoe UI" w:cs="Segoe UI"/>
                <w:color w:val="212529"/>
                <w:sz w:val="30"/>
                <w:szCs w:val="30"/>
              </w:rPr>
            </w:pPr>
            <w:r>
              <w:t xml:space="preserve">Tên: </w:t>
            </w:r>
            <w:r>
              <w:rPr>
                <w:rFonts w:ascii="Segoe UI" w:hAnsi="Segoe UI" w:cs="Segoe UI"/>
                <w:color w:val="212529"/>
                <w:sz w:val="30"/>
                <w:szCs w:val="30"/>
              </w:rPr>
              <w:t>Kính Mát Phân Cực Baggio ST5925</w:t>
            </w:r>
          </w:p>
          <w:p w14:paraId="704A57B5" w14:textId="77777777" w:rsidR="001D5C59" w:rsidRDefault="00592206" w:rsidP="00360364">
            <w:pPr>
              <w:rPr>
                <w:rFonts w:ascii="Segoe UI" w:hAnsi="Segoe UI" w:cs="Segoe UI"/>
                <w:color w:val="FF3300"/>
                <w:sz w:val="27"/>
                <w:szCs w:val="27"/>
                <w:shd w:val="clear" w:color="auto" w:fill="FFFFFF"/>
              </w:rPr>
            </w:pPr>
            <w:r>
              <w:t xml:space="preserve">Giá: </w:t>
            </w:r>
            <w:r>
              <w:rPr>
                <w:rFonts w:ascii="Segoe UI" w:hAnsi="Segoe UI" w:cs="Segoe UI"/>
                <w:color w:val="FF3300"/>
                <w:sz w:val="27"/>
                <w:szCs w:val="27"/>
                <w:shd w:val="clear" w:color="auto" w:fill="FFFFFF"/>
              </w:rPr>
              <w:t>580,000</w:t>
            </w:r>
          </w:p>
          <w:p w14:paraId="50FD33C0" w14:textId="77777777" w:rsidR="00592206" w:rsidRDefault="00592206" w:rsidP="00360364">
            <w:pPr>
              <w:rPr>
                <w:rFonts w:ascii="Segoe UI" w:hAnsi="Segoe UI" w:cs="Segoe UI"/>
                <w:color w:val="212529"/>
                <w:sz w:val="23"/>
                <w:szCs w:val="23"/>
              </w:rPr>
            </w:pPr>
            <w:r>
              <w:rPr>
                <w:rFonts w:ascii="Segoe UI" w:hAnsi="Segoe UI" w:cs="Segoe UI"/>
                <w:color w:val="212529"/>
              </w:rPr>
              <w:t>Thương hiệu: Baggio.</w:t>
            </w:r>
          </w:p>
          <w:p w14:paraId="1CB72BFD" w14:textId="77777777" w:rsidR="00592206" w:rsidRDefault="00592206" w:rsidP="00360364">
            <w:pPr>
              <w:rPr>
                <w:rFonts w:ascii="Segoe UI" w:hAnsi="Segoe UI" w:cs="Segoe UI"/>
                <w:color w:val="212529"/>
                <w:sz w:val="23"/>
                <w:szCs w:val="23"/>
              </w:rPr>
            </w:pPr>
            <w:r>
              <w:rPr>
                <w:rFonts w:ascii="Segoe UI" w:hAnsi="Segoe UI" w:cs="Segoe UI"/>
                <w:color w:val="212529"/>
              </w:rPr>
              <w:t>Mã Sp: 5925.</w:t>
            </w:r>
          </w:p>
          <w:p w14:paraId="3A1F3737" w14:textId="77777777" w:rsidR="00592206" w:rsidRDefault="00592206" w:rsidP="00360364">
            <w:pPr>
              <w:rPr>
                <w:rFonts w:ascii="Segoe UI" w:hAnsi="Segoe UI" w:cs="Segoe UI"/>
                <w:color w:val="212529"/>
                <w:sz w:val="23"/>
                <w:szCs w:val="23"/>
              </w:rPr>
            </w:pPr>
            <w:r>
              <w:rPr>
                <w:rFonts w:ascii="Segoe UI" w:hAnsi="Segoe UI" w:cs="Segoe UI"/>
                <w:color w:val="212529"/>
              </w:rPr>
              <w:t>Chất liệu khung: Hợp kim</w:t>
            </w:r>
          </w:p>
          <w:p w14:paraId="5A961C8F" w14:textId="77777777" w:rsidR="00592206" w:rsidRDefault="00592206" w:rsidP="00360364">
            <w:pPr>
              <w:rPr>
                <w:rFonts w:ascii="Segoe UI" w:hAnsi="Segoe UI" w:cs="Segoe UI"/>
                <w:color w:val="212529"/>
                <w:sz w:val="23"/>
                <w:szCs w:val="23"/>
              </w:rPr>
            </w:pPr>
            <w:r>
              <w:rPr>
                <w:rFonts w:ascii="Segoe UI" w:hAnsi="Segoe UI" w:cs="Segoe UI"/>
                <w:color w:val="212529"/>
              </w:rPr>
              <w:t>Chất liệu tròng: PC</w:t>
            </w:r>
          </w:p>
          <w:p w14:paraId="4BD28326" w14:textId="77777777" w:rsidR="00592206" w:rsidRDefault="00592206" w:rsidP="00360364">
            <w:pPr>
              <w:rPr>
                <w:rFonts w:ascii="Segoe UI" w:hAnsi="Segoe UI" w:cs="Segoe UI"/>
                <w:color w:val="212529"/>
                <w:sz w:val="23"/>
                <w:szCs w:val="23"/>
              </w:rPr>
            </w:pPr>
            <w:r>
              <w:rPr>
                <w:rFonts w:ascii="Segoe UI" w:hAnsi="Segoe UI" w:cs="Segoe UI"/>
                <w:color w:val="212529"/>
              </w:rPr>
              <w:t>Tính năng: Phân cực, chống chói, giảm mỏi mắt, chống tia UV.</w:t>
            </w:r>
          </w:p>
          <w:p w14:paraId="65FE238A" w14:textId="77777777" w:rsidR="00592206" w:rsidRDefault="00592206" w:rsidP="00360364">
            <w:pPr>
              <w:rPr>
                <w:rFonts w:ascii="Segoe UI" w:hAnsi="Segoe UI" w:cs="Segoe UI"/>
                <w:color w:val="212529"/>
                <w:sz w:val="23"/>
                <w:szCs w:val="23"/>
              </w:rPr>
            </w:pPr>
            <w:r>
              <w:rPr>
                <w:rFonts w:ascii="Segoe UI" w:hAnsi="Segoe UI" w:cs="Segoe UI"/>
                <w:color w:val="212529"/>
              </w:rPr>
              <w:t>Bảo hành 12 tháng</w:t>
            </w:r>
          </w:p>
          <w:p w14:paraId="0A326D5C" w14:textId="6ADD789D" w:rsidR="00592206" w:rsidRDefault="00592206" w:rsidP="00360364">
            <w:r>
              <w:rPr>
                <w:rFonts w:ascii="Segoe UI" w:hAnsi="Segoe UI" w:cs="Segoe UI"/>
                <w:color w:val="212529"/>
              </w:rPr>
              <w:t xml:space="preserve">Phân phối bởi C3T </w:t>
            </w:r>
          </w:p>
        </w:tc>
      </w:tr>
      <w:tr w:rsidR="00360364" w14:paraId="0471B0B1" w14:textId="77777777" w:rsidTr="001D5C59">
        <w:tc>
          <w:tcPr>
            <w:tcW w:w="4675" w:type="dxa"/>
          </w:tcPr>
          <w:p w14:paraId="1F75A891" w14:textId="2B245DE9" w:rsidR="00B20B8E" w:rsidRDefault="00B20B8E" w:rsidP="00360364">
            <w:r>
              <w:t>3.Nam</w:t>
            </w:r>
          </w:p>
          <w:p w14:paraId="72945B39" w14:textId="66AD3FCE" w:rsidR="001D5C59" w:rsidRDefault="00CC32FC" w:rsidP="00360364">
            <w:r>
              <w:rPr>
                <w:noProof/>
              </w:rPr>
              <w:lastRenderedPageBreak/>
              <w:drawing>
                <wp:anchor distT="0" distB="0" distL="114300" distR="114300" simplePos="0" relativeHeight="251659264" behindDoc="0" locked="0" layoutInCell="1" allowOverlap="1" wp14:anchorId="46657BD9" wp14:editId="328BA746">
                  <wp:simplePos x="0" y="0"/>
                  <wp:positionH relativeFrom="column">
                    <wp:posOffset>-4445</wp:posOffset>
                  </wp:positionH>
                  <wp:positionV relativeFrom="paragraph">
                    <wp:posOffset>236220</wp:posOffset>
                  </wp:positionV>
                  <wp:extent cx="1699260" cy="1699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anchor>
              </w:drawing>
            </w:r>
            <w:r>
              <w:t>001 đen bóng</w:t>
            </w:r>
          </w:p>
        </w:tc>
        <w:tc>
          <w:tcPr>
            <w:tcW w:w="4675" w:type="dxa"/>
          </w:tcPr>
          <w:p w14:paraId="2BD44C17" w14:textId="77777777" w:rsidR="00CC32FC" w:rsidRDefault="00CC32FC" w:rsidP="00360364">
            <w:pPr>
              <w:rPr>
                <w:rFonts w:ascii="Segoe UI" w:hAnsi="Segoe UI" w:cs="Segoe UI"/>
                <w:color w:val="212529"/>
                <w:sz w:val="30"/>
                <w:szCs w:val="30"/>
              </w:rPr>
            </w:pPr>
            <w:r>
              <w:rPr>
                <w:rFonts w:ascii="Segoe UI" w:hAnsi="Segoe UI" w:cs="Segoe UI"/>
                <w:color w:val="212529"/>
                <w:sz w:val="30"/>
                <w:szCs w:val="30"/>
              </w:rPr>
              <w:lastRenderedPageBreak/>
              <w:t>Kính Mát Thời Trang Nam Nữ Cao Cấp BALENCIAGA BB0262S</w:t>
            </w:r>
          </w:p>
          <w:p w14:paraId="31214102" w14:textId="77777777" w:rsidR="001D5C59" w:rsidRDefault="00CC32FC" w:rsidP="00360364">
            <w:r>
              <w:t>Giá: 1,500,000</w:t>
            </w:r>
          </w:p>
          <w:p w14:paraId="4DC0E81D" w14:textId="77777777" w:rsidR="00CC32FC" w:rsidRDefault="00CC32FC"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BALENCIAGA</w:t>
            </w:r>
          </w:p>
          <w:p w14:paraId="407C87C7" w14:textId="19F285D1" w:rsidR="00CC32FC" w:rsidRDefault="00CC32FC" w:rsidP="00360364">
            <w:r>
              <w:rPr>
                <w:rFonts w:ascii="Segoe UI" w:hAnsi="Segoe UI" w:cs="Segoe UI"/>
                <w:color w:val="212529"/>
                <w:sz w:val="23"/>
                <w:szCs w:val="23"/>
                <w:shd w:val="clear" w:color="auto" w:fill="FFFFFF"/>
              </w:rPr>
              <w:t xml:space="preserve">▪️ Chất liệu gọng kính: Gọng kính được làm từ Acetate nguyên chất siêu bền chịu nhiệt, </w:t>
            </w:r>
            <w:r>
              <w:rPr>
                <w:rFonts w:ascii="Segoe UI" w:hAnsi="Segoe UI" w:cs="Segoe UI"/>
                <w:color w:val="212529"/>
                <w:sz w:val="23"/>
                <w:szCs w:val="23"/>
                <w:shd w:val="clear" w:color="auto" w:fill="FFFFFF"/>
              </w:rPr>
              <w:lastRenderedPageBreak/>
              <w:t>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56 - 18 -145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30DB6DD4" w14:textId="77777777" w:rsidTr="001D5C59">
        <w:tc>
          <w:tcPr>
            <w:tcW w:w="4675" w:type="dxa"/>
          </w:tcPr>
          <w:p w14:paraId="2BDC15D6" w14:textId="13603EF2" w:rsidR="00B20B8E" w:rsidRDefault="00B20B8E" w:rsidP="00360364">
            <w:r>
              <w:lastRenderedPageBreak/>
              <w:t>4.Nam</w:t>
            </w:r>
          </w:p>
          <w:p w14:paraId="7E891B84" w14:textId="2D3380AC" w:rsidR="001D5C59" w:rsidRDefault="00C55F76" w:rsidP="00360364">
            <w:r>
              <w:t>001 đen</w:t>
            </w:r>
          </w:p>
          <w:p w14:paraId="18943026" w14:textId="0960A0CE" w:rsidR="00C55F76" w:rsidRDefault="00C55F76" w:rsidP="00360364">
            <w:r>
              <w:rPr>
                <w:noProof/>
              </w:rPr>
              <w:drawing>
                <wp:inline distT="0" distB="0" distL="0" distR="0" wp14:anchorId="5B05AF9D" wp14:editId="150003E0">
                  <wp:extent cx="169926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inline>
              </w:drawing>
            </w:r>
          </w:p>
        </w:tc>
        <w:tc>
          <w:tcPr>
            <w:tcW w:w="4675" w:type="dxa"/>
          </w:tcPr>
          <w:p w14:paraId="05B81D72" w14:textId="77777777" w:rsidR="00C55F76" w:rsidRDefault="00C55F76" w:rsidP="00360364">
            <w:pPr>
              <w:rPr>
                <w:rFonts w:ascii="Segoe UI" w:hAnsi="Segoe UI" w:cs="Segoe UI"/>
                <w:color w:val="212529"/>
                <w:sz w:val="30"/>
                <w:szCs w:val="30"/>
              </w:rPr>
            </w:pPr>
            <w:r>
              <w:rPr>
                <w:rFonts w:ascii="Segoe UI" w:hAnsi="Segoe UI" w:cs="Segoe UI"/>
                <w:color w:val="212529"/>
                <w:sz w:val="30"/>
                <w:szCs w:val="30"/>
              </w:rPr>
              <w:t>Kính Mát Cao Cấp Nam Nữ Acetate Gucci GG1084S</w:t>
            </w:r>
          </w:p>
          <w:p w14:paraId="22DA416D" w14:textId="75240E63" w:rsidR="00C55F76" w:rsidRDefault="00C55F76" w:rsidP="00360364">
            <w:pPr>
              <w:rPr>
                <w:rFonts w:cs="Segoe UI"/>
                <w:color w:val="777A7B"/>
                <w:sz w:val="21"/>
                <w:szCs w:val="21"/>
                <w:shd w:val="clear" w:color="auto" w:fill="FFFFFF"/>
              </w:rPr>
            </w:pPr>
            <w:del w:id="0" w:author="Unknown">
              <w:r>
                <w:rPr>
                  <w:rFonts w:ascii="Segoe UI" w:hAnsi="Segoe UI" w:cs="Segoe UI"/>
                  <w:color w:val="777A7B"/>
                  <w:sz w:val="21"/>
                  <w:szCs w:val="21"/>
                  <w:shd w:val="clear" w:color="auto" w:fill="FFFFFF"/>
                </w:rPr>
                <w:delText>2,000,000</w:delText>
              </w:r>
            </w:del>
            <w:r w:rsidR="000F34D9">
              <w:rPr>
                <w:rFonts w:ascii="Segoe UI" w:hAnsi="Segoe UI" w:cs="Segoe UI"/>
                <w:color w:val="777A7B"/>
                <w:sz w:val="21"/>
                <w:szCs w:val="21"/>
                <w:shd w:val="clear" w:color="auto" w:fill="FFFFFF"/>
              </w:rPr>
              <w:t>1,500,000</w:t>
            </w:r>
          </w:p>
          <w:p w14:paraId="4EFCAA08" w14:textId="77777777" w:rsidR="00C55F76" w:rsidRDefault="00C55F7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GUCCI</w:t>
            </w:r>
          </w:p>
          <w:p w14:paraId="795F28FC" w14:textId="77777777" w:rsidR="00C55F76" w:rsidRDefault="00C55F76" w:rsidP="00360364">
            <w:pPr>
              <w:rPr>
                <w:rFonts w:ascii="Segoe UI" w:hAnsi="Segoe UI" w:cs="Segoe UI"/>
                <w:color w:val="212529"/>
                <w:sz w:val="23"/>
                <w:szCs w:val="23"/>
              </w:rPr>
            </w:pPr>
            <w:r>
              <w:rPr>
                <w:rFonts w:ascii="Segoe UI" w:hAnsi="Segoe UI" w:cs="Segoe UI"/>
                <w:color w:val="212529"/>
                <w:sz w:val="23"/>
                <w:szCs w:val="23"/>
              </w:rPr>
              <w:t xml:space="preserve"> Gọng kính bằng Acetate đẹp sáng bóng sắc </w:t>
            </w:r>
            <w:proofErr w:type="gramStart"/>
            <w:r>
              <w:rPr>
                <w:rFonts w:ascii="Segoe UI" w:hAnsi="Segoe UI" w:cs="Segoe UI"/>
                <w:color w:val="212529"/>
                <w:sz w:val="23"/>
                <w:szCs w:val="23"/>
              </w:rPr>
              <w:t>nét ,</w:t>
            </w:r>
            <w:proofErr w:type="gramEnd"/>
            <w:r>
              <w:rPr>
                <w:rFonts w:ascii="Segoe UI" w:hAnsi="Segoe UI" w:cs="Segoe UI"/>
                <w:color w:val="212529"/>
                <w:sz w:val="23"/>
                <w:szCs w:val="23"/>
              </w:rPr>
              <w:t xml:space="preserve"> uốn nắn chỉnh được ,logo thương hiệu dập </w:t>
            </w:r>
            <w:r>
              <w:rPr>
                <w:rStyle w:val="Strong"/>
                <w:rFonts w:ascii="Segoe UI" w:hAnsi="Segoe UI" w:cs="Segoe UI"/>
                <w:color w:val="212529"/>
                <w:sz w:val="23"/>
                <w:szCs w:val="23"/>
              </w:rPr>
              <w:t>Gucci </w:t>
            </w:r>
            <w:r>
              <w:rPr>
                <w:rFonts w:ascii="Segoe UI" w:hAnsi="Segoe UI" w:cs="Segoe UI"/>
                <w:color w:val="212529"/>
                <w:sz w:val="23"/>
                <w:szCs w:val="23"/>
              </w:rPr>
              <w:t>, bản lề hợp kim chắc chắn , gập mềm nhẹ</w:t>
            </w:r>
            <w:r>
              <w:rPr>
                <w:rFonts w:ascii="Segoe UI" w:hAnsi="Segoe UI" w:cs="Segoe UI"/>
                <w:color w:val="212529"/>
                <w:sz w:val="23"/>
                <w:szCs w:val="23"/>
              </w:rPr>
              <w:br/>
              <w:t>- Có thể thay tròng làm kính cận loạn.</w:t>
            </w:r>
            <w:r>
              <w:rPr>
                <w:rFonts w:ascii="Segoe UI" w:hAnsi="Segoe UI" w:cs="Segoe UI"/>
                <w:color w:val="212529"/>
                <w:sz w:val="23"/>
                <w:szCs w:val="23"/>
              </w:rPr>
              <w:br/>
              <w:t>- Đầy đủ phụ kiện đi kèm.</w:t>
            </w:r>
            <w:r>
              <w:rPr>
                <w:rFonts w:ascii="Segoe UI" w:hAnsi="Segoe UI" w:cs="Segoe UI"/>
                <w:color w:val="212529"/>
                <w:sz w:val="23"/>
                <w:szCs w:val="23"/>
              </w:rPr>
              <w:br/>
              <w:t>- Giới tính : nam /nữ </w:t>
            </w:r>
            <w:r>
              <w:rPr>
                <w:rFonts w:ascii="Segoe UI" w:hAnsi="Segoe UI" w:cs="Segoe UI"/>
                <w:color w:val="212529"/>
                <w:sz w:val="23"/>
                <w:szCs w:val="23"/>
              </w:rPr>
              <w:br/>
              <w:t>- Thiết kế trẻ trung , đẹp sắc nét , tinh tế , sang trọng và đẳng cấp</w:t>
            </w:r>
            <w:r>
              <w:rPr>
                <w:rFonts w:ascii="Segoe UI" w:hAnsi="Segoe UI" w:cs="Segoe UI"/>
                <w:color w:val="212529"/>
                <w:sz w:val="23"/>
                <w:szCs w:val="23"/>
              </w:rPr>
              <w:br/>
              <w:t>- Phù hợp mọi khuôn mặt được giới trẻ yêu thích.</w:t>
            </w:r>
          </w:p>
          <w:p w14:paraId="52B4526B" w14:textId="77777777" w:rsidR="00C55F76" w:rsidRDefault="00C55F76" w:rsidP="00360364">
            <w:pPr>
              <w:rPr>
                <w:rFonts w:ascii="Segoe UI" w:hAnsi="Segoe UI" w:cs="Segoe UI"/>
                <w:color w:val="212529"/>
                <w:sz w:val="23"/>
                <w:szCs w:val="23"/>
              </w:rPr>
            </w:pPr>
            <w:r>
              <w:rPr>
                <w:rFonts w:ascii="Segoe UI" w:hAnsi="Segoe UI" w:cs="Segoe UI"/>
                <w:color w:val="212529"/>
                <w:sz w:val="23"/>
                <w:szCs w:val="23"/>
              </w:rPr>
              <w:t>- Size: 54 - 18 - 145 mm</w:t>
            </w:r>
          </w:p>
          <w:p w14:paraId="0807DDFA" w14:textId="2DFFF23C" w:rsidR="001D5C59" w:rsidRDefault="00C55F76" w:rsidP="00360364">
            <w:r>
              <w:rPr>
                <w:rFonts w:ascii="Segoe UI" w:hAnsi="Segoe UI" w:cs="Segoe UI"/>
                <w:color w:val="212529"/>
                <w:sz w:val="20"/>
                <w:szCs w:val="20"/>
                <w:shd w:val="clear" w:color="auto" w:fill="FFFFFF"/>
              </w:rPr>
              <w:t> </w:t>
            </w:r>
          </w:p>
        </w:tc>
      </w:tr>
      <w:tr w:rsidR="00360364" w14:paraId="636AFD48" w14:textId="77777777" w:rsidTr="001D5C59">
        <w:tc>
          <w:tcPr>
            <w:tcW w:w="4675" w:type="dxa"/>
          </w:tcPr>
          <w:p w14:paraId="48E5DFFB" w14:textId="32052281" w:rsidR="00B20B8E" w:rsidRDefault="00B20B8E" w:rsidP="00360364">
            <w:r>
              <w:t>5.Nam</w:t>
            </w:r>
          </w:p>
          <w:p w14:paraId="7130DC36" w14:textId="6E5B8AB9" w:rsidR="001D5C59" w:rsidRDefault="00C55F76" w:rsidP="00360364">
            <w:r>
              <w:t>003M</w:t>
            </w:r>
          </w:p>
          <w:p w14:paraId="6D1125B8" w14:textId="2A083574" w:rsidR="00C55F76" w:rsidRDefault="00C55F76" w:rsidP="00360364">
            <w:r>
              <w:rPr>
                <w:noProof/>
              </w:rPr>
              <w:drawing>
                <wp:inline distT="0" distB="0" distL="0" distR="0" wp14:anchorId="17F7671A" wp14:editId="3107BC8A">
                  <wp:extent cx="1668780" cy="1668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8780" cy="1668780"/>
                          </a:xfrm>
                          <a:prstGeom prst="rect">
                            <a:avLst/>
                          </a:prstGeom>
                        </pic:spPr>
                      </pic:pic>
                    </a:graphicData>
                  </a:graphic>
                </wp:inline>
              </w:drawing>
            </w:r>
          </w:p>
        </w:tc>
        <w:tc>
          <w:tcPr>
            <w:tcW w:w="4675" w:type="dxa"/>
          </w:tcPr>
          <w:p w14:paraId="1935EBA6" w14:textId="2574457F" w:rsidR="00C55F76" w:rsidRDefault="00C55F76" w:rsidP="00360364">
            <w:pPr>
              <w:rPr>
                <w:rFonts w:ascii="Segoe UI" w:hAnsi="Segoe UI" w:cs="Segoe UI"/>
                <w:color w:val="212529"/>
                <w:sz w:val="30"/>
                <w:szCs w:val="30"/>
              </w:rPr>
            </w:pPr>
            <w:r>
              <w:rPr>
                <w:rFonts w:ascii="Segoe UI" w:hAnsi="Segoe UI" w:cs="Segoe UI"/>
                <w:color w:val="212529"/>
                <w:sz w:val="30"/>
                <w:szCs w:val="30"/>
              </w:rPr>
              <w:t>Kính Mát Cao Cấp Nam Nữ Acetate Gucci GG0001S</w:t>
            </w:r>
          </w:p>
          <w:p w14:paraId="789AD1DB" w14:textId="51D92AFA" w:rsidR="00C55F76" w:rsidRDefault="00C55F76" w:rsidP="00360364">
            <w:pPr>
              <w:rPr>
                <w:rFonts w:ascii="Segoe UI" w:hAnsi="Segoe UI" w:cs="Segoe UI"/>
                <w:color w:val="212529"/>
                <w:sz w:val="30"/>
                <w:szCs w:val="30"/>
              </w:rPr>
            </w:pPr>
            <w:r>
              <w:rPr>
                <w:rFonts w:ascii="Segoe UI" w:hAnsi="Segoe UI" w:cs="Segoe UI"/>
                <w:color w:val="212529"/>
                <w:sz w:val="30"/>
                <w:szCs w:val="30"/>
              </w:rPr>
              <w:t xml:space="preserve">Giá: 2,000,000 </w:t>
            </w:r>
            <w:r w:rsidRPr="00C55F76">
              <w:rPr>
                <w:rFonts w:ascii="Segoe UI" w:hAnsi="Segoe UI" w:cs="Segoe UI"/>
                <w:color w:val="212529"/>
                <w:sz w:val="30"/>
                <w:szCs w:val="30"/>
              </w:rPr>
              <w:sym w:font="Wingdings" w:char="F0E0"/>
            </w:r>
            <w:r>
              <w:rPr>
                <w:rFonts w:ascii="Segoe UI" w:hAnsi="Segoe UI" w:cs="Segoe UI"/>
                <w:color w:val="212529"/>
                <w:sz w:val="30"/>
                <w:szCs w:val="30"/>
              </w:rPr>
              <w:t>1,500,000</w:t>
            </w:r>
          </w:p>
          <w:p w14:paraId="607DFE53" w14:textId="77777777" w:rsidR="001D5C59" w:rsidRDefault="00C55F7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GUCCI</w:t>
            </w:r>
          </w:p>
          <w:p w14:paraId="3EB2C4A0" w14:textId="77777777" w:rsidR="00C55F76" w:rsidRDefault="00C55F76" w:rsidP="00360364">
            <w:pPr>
              <w:rPr>
                <w:rFonts w:ascii="Segoe UI" w:hAnsi="Segoe UI" w:cs="Segoe UI"/>
                <w:color w:val="212529"/>
                <w:sz w:val="36"/>
              </w:rPr>
            </w:pPr>
            <w:r>
              <w:rPr>
                <w:rStyle w:val="Strong"/>
                <w:rFonts w:ascii="Segoe UI" w:hAnsi="Segoe UI" w:cs="Segoe UI"/>
                <w:b w:val="0"/>
                <w:bCs w:val="0"/>
                <w:color w:val="212529"/>
              </w:rPr>
              <w:t>BẢO HÀNH 6 THÁNG - LỖI 1 ĐỔI 1 </w:t>
            </w:r>
          </w:p>
          <w:p w14:paraId="6B2DFB60" w14:textId="77777777" w:rsidR="00C55F76" w:rsidRDefault="00C55F76" w:rsidP="00360364">
            <w:pPr>
              <w:rPr>
                <w:rFonts w:ascii="Segoe UI" w:hAnsi="Segoe UI" w:cs="Segoe UI"/>
                <w:color w:val="212529"/>
                <w:sz w:val="23"/>
                <w:szCs w:val="23"/>
              </w:rPr>
            </w:pPr>
            <w:r>
              <w:rPr>
                <w:rFonts w:ascii="Segoe UI" w:hAnsi="Segoe UI" w:cs="Segoe UI"/>
                <w:color w:val="212529"/>
                <w:sz w:val="23"/>
                <w:szCs w:val="23"/>
              </w:rPr>
              <w:t xml:space="preserve">- Gọng kính bằng Acetate đẹp sáng bóng sắc </w:t>
            </w:r>
            <w:proofErr w:type="gramStart"/>
            <w:r>
              <w:rPr>
                <w:rFonts w:ascii="Segoe UI" w:hAnsi="Segoe UI" w:cs="Segoe UI"/>
                <w:color w:val="212529"/>
                <w:sz w:val="23"/>
                <w:szCs w:val="23"/>
              </w:rPr>
              <w:t>nét ,</w:t>
            </w:r>
            <w:proofErr w:type="gramEnd"/>
            <w:r>
              <w:rPr>
                <w:rFonts w:ascii="Segoe UI" w:hAnsi="Segoe UI" w:cs="Segoe UI"/>
                <w:color w:val="212529"/>
                <w:sz w:val="23"/>
                <w:szCs w:val="23"/>
              </w:rPr>
              <w:t xml:space="preserve"> uốn nắn chỉnh được ,logo thương hiệu dập </w:t>
            </w:r>
            <w:r>
              <w:rPr>
                <w:rStyle w:val="Strong"/>
                <w:rFonts w:ascii="Segoe UI" w:hAnsi="Segoe UI" w:cs="Segoe UI"/>
                <w:color w:val="212529"/>
                <w:sz w:val="23"/>
                <w:szCs w:val="23"/>
              </w:rPr>
              <w:t>Gucci </w:t>
            </w:r>
            <w:r>
              <w:rPr>
                <w:rFonts w:ascii="Segoe UI" w:hAnsi="Segoe UI" w:cs="Segoe UI"/>
                <w:color w:val="212529"/>
                <w:sz w:val="23"/>
                <w:szCs w:val="23"/>
              </w:rPr>
              <w:t>, bản lề hợp kim chắc chắn , gập mềm nhẹ</w:t>
            </w:r>
            <w:r>
              <w:rPr>
                <w:rFonts w:ascii="Segoe UI" w:hAnsi="Segoe UI" w:cs="Segoe UI"/>
                <w:color w:val="212529"/>
                <w:sz w:val="23"/>
                <w:szCs w:val="23"/>
              </w:rPr>
              <w:br/>
              <w:t>- Có thể thay tròng làm kính cận loạn.</w:t>
            </w:r>
            <w:r>
              <w:rPr>
                <w:rFonts w:ascii="Segoe UI" w:hAnsi="Segoe UI" w:cs="Segoe UI"/>
                <w:color w:val="212529"/>
                <w:sz w:val="23"/>
                <w:szCs w:val="23"/>
              </w:rPr>
              <w:br/>
              <w:t>- Đầy đủ phụ kiện đi kèm.</w:t>
            </w:r>
            <w:r>
              <w:rPr>
                <w:rFonts w:ascii="Segoe UI" w:hAnsi="Segoe UI" w:cs="Segoe UI"/>
                <w:color w:val="212529"/>
                <w:sz w:val="23"/>
                <w:szCs w:val="23"/>
              </w:rPr>
              <w:br/>
              <w:t>- Giới tính : nam /nữ </w:t>
            </w:r>
            <w:r>
              <w:rPr>
                <w:rFonts w:ascii="Segoe UI" w:hAnsi="Segoe UI" w:cs="Segoe UI"/>
                <w:color w:val="212529"/>
                <w:sz w:val="23"/>
                <w:szCs w:val="23"/>
              </w:rPr>
              <w:br/>
            </w:r>
            <w:r>
              <w:rPr>
                <w:rFonts w:ascii="Segoe UI" w:hAnsi="Segoe UI" w:cs="Segoe UI"/>
                <w:color w:val="212529"/>
                <w:sz w:val="23"/>
                <w:szCs w:val="23"/>
              </w:rPr>
              <w:lastRenderedPageBreak/>
              <w:t>- Thiết kế trẻ trung , đẹp sắc nét , tinh tế , sang trọng và đẳng cấp</w:t>
            </w:r>
            <w:r>
              <w:rPr>
                <w:rFonts w:ascii="Segoe UI" w:hAnsi="Segoe UI" w:cs="Segoe UI"/>
                <w:color w:val="212529"/>
                <w:sz w:val="23"/>
                <w:szCs w:val="23"/>
              </w:rPr>
              <w:br/>
              <w:t>- Phù hợp mọi khuôn mặt được giới trẻ yêu thích.</w:t>
            </w:r>
          </w:p>
          <w:p w14:paraId="5E117621" w14:textId="77777777" w:rsidR="00C55F76" w:rsidRDefault="00C55F76" w:rsidP="00360364">
            <w:pPr>
              <w:rPr>
                <w:rFonts w:ascii="Segoe UI" w:hAnsi="Segoe UI" w:cs="Segoe UI"/>
                <w:color w:val="212529"/>
                <w:sz w:val="23"/>
                <w:szCs w:val="23"/>
              </w:rPr>
            </w:pPr>
            <w:r>
              <w:rPr>
                <w:rFonts w:ascii="Segoe UI" w:hAnsi="Segoe UI" w:cs="Segoe UI"/>
                <w:color w:val="212529"/>
                <w:sz w:val="23"/>
                <w:szCs w:val="23"/>
              </w:rPr>
              <w:t>- Size: 52 - 21 - 145 mm</w:t>
            </w:r>
          </w:p>
          <w:p w14:paraId="45E0FD87" w14:textId="135289D2" w:rsidR="00C55F76" w:rsidRDefault="00C55F76" w:rsidP="00360364"/>
        </w:tc>
      </w:tr>
      <w:tr w:rsidR="00360364" w14:paraId="1C803F65" w14:textId="77777777" w:rsidTr="001D5C59">
        <w:tc>
          <w:tcPr>
            <w:tcW w:w="4675" w:type="dxa"/>
          </w:tcPr>
          <w:p w14:paraId="2BBCC854" w14:textId="4311EEA5" w:rsidR="00B20B8E" w:rsidRDefault="00B20B8E" w:rsidP="00360364">
            <w:r>
              <w:t>6.Nam</w:t>
            </w:r>
          </w:p>
          <w:p w14:paraId="1A8399D0" w14:textId="0A098EED" w:rsidR="001D5C59" w:rsidRDefault="00C55F76" w:rsidP="00360364">
            <w:r>
              <w:rPr>
                <w:noProof/>
              </w:rPr>
              <w:drawing>
                <wp:anchor distT="0" distB="0" distL="114300" distR="114300" simplePos="0" relativeHeight="251660288" behindDoc="0" locked="0" layoutInCell="1" allowOverlap="1" wp14:anchorId="46C366B5" wp14:editId="090944CB">
                  <wp:simplePos x="0" y="0"/>
                  <wp:positionH relativeFrom="column">
                    <wp:posOffset>-65405</wp:posOffset>
                  </wp:positionH>
                  <wp:positionV relativeFrom="paragraph">
                    <wp:posOffset>277495</wp:posOffset>
                  </wp:positionV>
                  <wp:extent cx="1760220" cy="17602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0220" cy="1760220"/>
                          </a:xfrm>
                          <a:prstGeom prst="rect">
                            <a:avLst/>
                          </a:prstGeom>
                        </pic:spPr>
                      </pic:pic>
                    </a:graphicData>
                  </a:graphic>
                </wp:anchor>
              </w:drawing>
            </w:r>
            <w:r>
              <w:t>31B8</w:t>
            </w:r>
          </w:p>
        </w:tc>
        <w:tc>
          <w:tcPr>
            <w:tcW w:w="4675" w:type="dxa"/>
          </w:tcPr>
          <w:p w14:paraId="72D5DC6C" w14:textId="77777777" w:rsidR="00C55F76" w:rsidRDefault="00C55F76" w:rsidP="00360364">
            <w:pPr>
              <w:rPr>
                <w:rFonts w:ascii="Segoe UI" w:hAnsi="Segoe UI" w:cs="Segoe UI"/>
                <w:color w:val="212529"/>
                <w:sz w:val="30"/>
                <w:szCs w:val="30"/>
              </w:rPr>
            </w:pPr>
            <w:r>
              <w:rPr>
                <w:rFonts w:ascii="Segoe UI" w:hAnsi="Segoe UI" w:cs="Segoe UI"/>
                <w:color w:val="212529"/>
                <w:sz w:val="30"/>
                <w:szCs w:val="30"/>
              </w:rPr>
              <w:t>Kính Mát Cao Cấp Dior DiorClub M2U</w:t>
            </w:r>
          </w:p>
          <w:p w14:paraId="10F8D777" w14:textId="77777777" w:rsidR="001D5C59" w:rsidRDefault="00C55F76" w:rsidP="00360364">
            <w:pPr>
              <w:rPr>
                <w:rFonts w:ascii="Segoe UI" w:hAnsi="Segoe UI" w:cs="Segoe UI"/>
                <w:color w:val="212529"/>
                <w:sz w:val="20"/>
                <w:szCs w:val="20"/>
                <w:shd w:val="clear" w:color="auto" w:fill="FFFFFF"/>
              </w:rPr>
            </w:pPr>
            <w:del w:id="1" w:author="Unknown">
              <w:r>
                <w:rPr>
                  <w:rFonts w:ascii="Segoe UI" w:hAnsi="Segoe UI" w:cs="Segoe UI"/>
                  <w:color w:val="777A7B"/>
                  <w:sz w:val="21"/>
                  <w:szCs w:val="21"/>
                  <w:shd w:val="clear" w:color="auto" w:fill="FFFFFF"/>
                </w:rPr>
                <w:delText>3,000,000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2,000,000</w:t>
            </w:r>
            <w:r>
              <w:rPr>
                <w:rFonts w:ascii="Segoe UI" w:hAnsi="Segoe UI" w:cs="Segoe UI"/>
                <w:color w:val="212529"/>
                <w:sz w:val="20"/>
                <w:szCs w:val="20"/>
                <w:shd w:val="clear" w:color="auto" w:fill="FFFFFF"/>
              </w:rPr>
              <w:t> </w:t>
            </w:r>
          </w:p>
          <w:p w14:paraId="280E9259" w14:textId="77777777" w:rsidR="002D5AC0" w:rsidRDefault="002D5AC0"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Dior</w:t>
            </w:r>
          </w:p>
          <w:p w14:paraId="2BC2263F" w14:textId="77777777" w:rsidR="002D5AC0" w:rsidRDefault="002D5AC0" w:rsidP="00360364">
            <w:pPr>
              <w:rPr>
                <w:rFonts w:ascii="Segoe UI" w:hAnsi="Segoe UI" w:cs="Segoe UI"/>
                <w:color w:val="212529"/>
                <w:sz w:val="27"/>
              </w:rPr>
            </w:pPr>
            <w:r>
              <w:rPr>
                <w:rStyle w:val="Strong"/>
                <w:rFonts w:ascii="Segoe UI" w:hAnsi="Segoe UI" w:cs="Segoe UI"/>
                <w:b w:val="0"/>
                <w:bCs w:val="0"/>
                <w:color w:val="212529"/>
              </w:rPr>
              <w:t>MÔ TẢ SẢN PHẨM</w:t>
            </w:r>
          </w:p>
          <w:p w14:paraId="52420BC3" w14:textId="77777777" w:rsidR="002D5AC0" w:rsidRDefault="002D5AC0" w:rsidP="00360364">
            <w:pPr>
              <w:rPr>
                <w:rFonts w:ascii="Segoe UI" w:hAnsi="Segoe UI" w:cs="Segoe UI"/>
                <w:color w:val="212529"/>
                <w:sz w:val="23"/>
                <w:szCs w:val="23"/>
              </w:rPr>
            </w:pPr>
            <w:r>
              <w:rPr>
                <w:rFonts w:ascii="Segoe UI" w:hAnsi="Segoe UI" w:cs="Segoe UI"/>
                <w:color w:val="212529"/>
                <w:sz w:val="23"/>
                <w:szCs w:val="23"/>
              </w:rPr>
              <w:t>▪️ Chất liệu gọng kính: Gọng kính được làm từ Acetate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t>▪️ Size: 59 - 13 - 150 mm</w:t>
            </w:r>
            <w:r>
              <w:rPr>
                <w:rFonts w:ascii="Segoe UI" w:hAnsi="Segoe UI" w:cs="Segoe UI"/>
                <w:color w:val="212529"/>
                <w:sz w:val="23"/>
                <w:szCs w:val="23"/>
              </w:rPr>
              <w:br/>
              <w:t>▪️ Sản phẩm Full Box (hộp Cartoon, khăn lau, hôp da chống va đập, sách hướng dẫn, thẻ, túi sách của hãng).</w:t>
            </w:r>
          </w:p>
          <w:p w14:paraId="45B06E32" w14:textId="4ACA1F9D" w:rsidR="002D5AC0" w:rsidRDefault="002D5AC0" w:rsidP="00360364">
            <w:r>
              <w:rPr>
                <w:rStyle w:val="Strong"/>
                <w:rFonts w:ascii="Segoe UI" w:hAnsi="Segoe UI" w:cs="Segoe UI"/>
                <w:color w:val="212529"/>
                <w:sz w:val="23"/>
                <w:szCs w:val="23"/>
                <w:shd w:val="clear" w:color="auto" w:fill="FFFFFF"/>
              </w:rPr>
              <w:t>BẢO HÀNH 6 THÁNG - LỖI 1 ĐỔI 1</w:t>
            </w:r>
            <w:r>
              <w:rPr>
                <w:rFonts w:ascii="Segoe UI" w:hAnsi="Segoe UI" w:cs="Segoe UI"/>
                <w:color w:val="212529"/>
                <w:sz w:val="23"/>
                <w:szCs w:val="23"/>
                <w:shd w:val="clear" w:color="auto" w:fill="FFFFFF"/>
              </w:rPr>
              <w:br/>
            </w:r>
            <w:r>
              <w:rPr>
                <w:rStyle w:val="Strong"/>
                <w:rFonts w:ascii="Segoe UI" w:hAnsi="Segoe UI" w:cs="Segoe UI"/>
                <w:color w:val="212529"/>
                <w:sz w:val="23"/>
                <w:szCs w:val="23"/>
                <w:shd w:val="clear" w:color="auto" w:fill="FFFFFF"/>
              </w:rPr>
              <w:t>CAM KẾT HÀNG LIKEAUTH, SẮC NÉT HƠN HÀNG RẺ TIỀN TRÔI NỔI NGOÀI THỊ TRƯỜNG.</w:t>
            </w:r>
          </w:p>
        </w:tc>
      </w:tr>
      <w:tr w:rsidR="00360364" w14:paraId="7551723A" w14:textId="77777777" w:rsidTr="001D5C59">
        <w:tc>
          <w:tcPr>
            <w:tcW w:w="4675" w:type="dxa"/>
          </w:tcPr>
          <w:p w14:paraId="02141EDA" w14:textId="171A66C1" w:rsidR="00B20B8E" w:rsidRDefault="00B20B8E" w:rsidP="00360364">
            <w:r>
              <w:t>6.Nam</w:t>
            </w:r>
          </w:p>
          <w:p w14:paraId="7F0CC740" w14:textId="21FD00CB" w:rsidR="001D5C59" w:rsidRDefault="002D5AC0" w:rsidP="00360364">
            <w:r>
              <w:rPr>
                <w:noProof/>
              </w:rPr>
              <w:drawing>
                <wp:anchor distT="0" distB="0" distL="114300" distR="114300" simplePos="0" relativeHeight="251661312" behindDoc="0" locked="0" layoutInCell="1" allowOverlap="1" wp14:anchorId="0EC15CE1" wp14:editId="5BA59D6F">
                  <wp:simplePos x="0" y="0"/>
                  <wp:positionH relativeFrom="column">
                    <wp:posOffset>-3175</wp:posOffset>
                  </wp:positionH>
                  <wp:positionV relativeFrom="paragraph">
                    <wp:posOffset>228600</wp:posOffset>
                  </wp:positionV>
                  <wp:extent cx="1684020" cy="16840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4020" cy="1684020"/>
                          </a:xfrm>
                          <a:prstGeom prst="rect">
                            <a:avLst/>
                          </a:prstGeom>
                        </pic:spPr>
                      </pic:pic>
                    </a:graphicData>
                  </a:graphic>
                </wp:anchor>
              </w:drawing>
            </w:r>
            <w:r>
              <w:t>005 Đen vàng</w:t>
            </w:r>
          </w:p>
        </w:tc>
        <w:tc>
          <w:tcPr>
            <w:tcW w:w="4675" w:type="dxa"/>
          </w:tcPr>
          <w:p w14:paraId="386CB589" w14:textId="77777777" w:rsidR="002D5AC0" w:rsidRDefault="002D5AC0" w:rsidP="00360364">
            <w:pPr>
              <w:rPr>
                <w:rFonts w:ascii="Segoe UI" w:hAnsi="Segoe UI" w:cs="Segoe UI"/>
                <w:color w:val="212529"/>
                <w:sz w:val="30"/>
                <w:szCs w:val="30"/>
              </w:rPr>
            </w:pPr>
            <w:r>
              <w:rPr>
                <w:rFonts w:ascii="Segoe UI" w:hAnsi="Segoe UI" w:cs="Segoe UI"/>
                <w:color w:val="212529"/>
                <w:sz w:val="30"/>
                <w:szCs w:val="30"/>
              </w:rPr>
              <w:t>Gọng Kính Mát Cao Cấp Nam Nữ Montblanc MB1007</w:t>
            </w:r>
          </w:p>
          <w:p w14:paraId="5FC01CD7" w14:textId="77777777" w:rsidR="001D5C59" w:rsidRDefault="002D5AC0" w:rsidP="00360364">
            <w:r>
              <w:t xml:space="preserve">Giá: 2,000,000 </w:t>
            </w:r>
            <w:r>
              <w:sym w:font="Wingdings" w:char="F0E0"/>
            </w:r>
            <w:r>
              <w:t xml:space="preserve"> 1,500,000</w:t>
            </w:r>
          </w:p>
          <w:p w14:paraId="75EDA807" w14:textId="77777777" w:rsidR="002D5AC0" w:rsidRDefault="002D5AC0"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mb1007005</w:t>
            </w:r>
          </w:p>
          <w:p w14:paraId="0A5FA7B0" w14:textId="77777777" w:rsidR="002D5AC0" w:rsidRDefault="002D5AC0"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Montblanc</w:t>
            </w:r>
          </w:p>
          <w:p w14:paraId="53A9B3F7" w14:textId="4286AE3D" w:rsidR="002D5AC0" w:rsidRDefault="002D5AC0" w:rsidP="00360364">
            <w:pPr>
              <w:rPr>
                <w:rFonts w:ascii="Segoe UI" w:hAnsi="Segoe UI" w:cs="Segoe UI"/>
                <w:color w:val="212529"/>
                <w:sz w:val="23"/>
                <w:szCs w:val="23"/>
              </w:rPr>
            </w:pPr>
            <w:r>
              <w:rPr>
                <w:rFonts w:ascii="Segoe UI" w:hAnsi="Segoe UI" w:cs="Segoe UI"/>
                <w:color w:val="212529"/>
                <w:sz w:val="23"/>
                <w:szCs w:val="23"/>
              </w:rPr>
              <w:t>● Tròng Plastic chống lóa, chống tia uv.</w:t>
            </w:r>
            <w:r>
              <w:rPr>
                <w:rFonts w:ascii="Segoe UI" w:hAnsi="Segoe UI" w:cs="Segoe UI"/>
                <w:color w:val="212529"/>
                <w:sz w:val="23"/>
                <w:szCs w:val="23"/>
              </w:rPr>
              <w:br/>
              <w:t>● Chất liệu khung: hợp kim.</w:t>
            </w:r>
            <w:r>
              <w:rPr>
                <w:rFonts w:ascii="Segoe UI" w:hAnsi="Segoe UI" w:cs="Segoe UI"/>
                <w:color w:val="212529"/>
                <w:sz w:val="23"/>
                <w:szCs w:val="23"/>
              </w:rPr>
              <w:br/>
              <w:t>● Chất liệu tròng: Plastic.</w:t>
            </w:r>
            <w:r>
              <w:rPr>
                <w:rFonts w:ascii="Segoe UI" w:hAnsi="Segoe UI" w:cs="Segoe UI"/>
                <w:color w:val="212529"/>
                <w:sz w:val="23"/>
                <w:szCs w:val="23"/>
              </w:rPr>
              <w:br/>
              <w:t>● Phong cách: Unisex.</w:t>
            </w:r>
          </w:p>
          <w:p w14:paraId="3069F38E" w14:textId="6B585246" w:rsidR="002D5AC0" w:rsidRDefault="002D5AC0" w:rsidP="00360364">
            <w:pPr>
              <w:rPr>
                <w:rFonts w:ascii="Segoe UI" w:hAnsi="Segoe UI" w:cs="Segoe UI"/>
                <w:color w:val="212529"/>
                <w:sz w:val="23"/>
                <w:szCs w:val="23"/>
              </w:rPr>
            </w:pPr>
            <w:r>
              <w:rPr>
                <w:rStyle w:val="Strong"/>
                <w:rFonts w:ascii="Segoe UI" w:hAnsi="Segoe UI" w:cs="Segoe UI"/>
                <w:color w:val="212529"/>
                <w:sz w:val="23"/>
                <w:szCs w:val="23"/>
              </w:rPr>
              <w:t>Kích thước:  </w:t>
            </w:r>
            <w:r>
              <w:rPr>
                <w:rFonts w:ascii="Segoe UI" w:hAnsi="Segoe UI" w:cs="Segoe UI"/>
                <w:color w:val="212529"/>
                <w:sz w:val="23"/>
                <w:szCs w:val="23"/>
              </w:rPr>
              <w:br/>
              <w:t>● Chiều rộng mắt kính: 59 mm</w:t>
            </w:r>
            <w:r>
              <w:rPr>
                <w:rFonts w:ascii="Segoe UI" w:hAnsi="Segoe UI" w:cs="Segoe UI"/>
                <w:color w:val="212529"/>
                <w:sz w:val="23"/>
                <w:szCs w:val="23"/>
              </w:rPr>
              <w:br/>
              <w:t>● Chiều cao mắt kính: 50 mm</w:t>
            </w:r>
            <w:r>
              <w:rPr>
                <w:rFonts w:ascii="Segoe UI" w:hAnsi="Segoe UI" w:cs="Segoe UI"/>
                <w:color w:val="212529"/>
                <w:sz w:val="23"/>
                <w:szCs w:val="23"/>
              </w:rPr>
              <w:br/>
            </w:r>
            <w:r>
              <w:rPr>
                <w:rFonts w:ascii="Segoe UI" w:hAnsi="Segoe UI" w:cs="Segoe UI"/>
                <w:color w:val="212529"/>
                <w:sz w:val="23"/>
                <w:szCs w:val="23"/>
              </w:rPr>
              <w:lastRenderedPageBreak/>
              <w:t>● Cầu kính: 14 mm</w:t>
            </w:r>
            <w:r>
              <w:rPr>
                <w:rFonts w:ascii="Segoe UI" w:hAnsi="Segoe UI" w:cs="Segoe UI"/>
                <w:color w:val="212529"/>
                <w:sz w:val="23"/>
                <w:szCs w:val="23"/>
              </w:rPr>
              <w:br/>
              <w:t>● Chiều rộng khung kính: 145 mm</w:t>
            </w:r>
            <w:r>
              <w:rPr>
                <w:rFonts w:ascii="Segoe UI" w:hAnsi="Segoe UI" w:cs="Segoe UI"/>
                <w:color w:val="212529"/>
                <w:sz w:val="23"/>
                <w:szCs w:val="23"/>
              </w:rPr>
              <w:br/>
              <w:t>● Chiều dài càng kính: 145 mm</w:t>
            </w:r>
          </w:p>
          <w:p w14:paraId="6BB16CD8" w14:textId="77777777" w:rsidR="002D5AC0" w:rsidRDefault="002D5AC0" w:rsidP="00360364">
            <w:pPr>
              <w:rPr>
                <w:rFonts w:ascii="Segoe UI" w:hAnsi="Segoe UI" w:cs="Segoe UI"/>
                <w:color w:val="212529"/>
                <w:sz w:val="27"/>
                <w:szCs w:val="27"/>
              </w:rPr>
            </w:pPr>
            <w:r>
              <w:rPr>
                <w:rStyle w:val="Strong"/>
                <w:rFonts w:ascii="Segoe UI" w:hAnsi="Segoe UI" w:cs="Segoe UI"/>
                <w:b w:val="0"/>
                <w:bCs w:val="0"/>
                <w:color w:val="212529"/>
              </w:rPr>
              <w:t>Cam kết sản phẩm chất lượng vượt trội hơn hàng trôi nổi rẻ tiền ngoài thị trường</w:t>
            </w:r>
          </w:p>
          <w:p w14:paraId="10A987A4" w14:textId="36592577" w:rsidR="002D5AC0" w:rsidRDefault="002D5AC0" w:rsidP="00360364">
            <w:pPr>
              <w:rPr>
                <w:rFonts w:ascii="Segoe UI" w:hAnsi="Segoe UI" w:cs="Segoe UI"/>
                <w:color w:val="212529"/>
              </w:rPr>
            </w:pPr>
            <w:r>
              <w:rPr>
                <w:rStyle w:val="Strong"/>
                <w:rFonts w:ascii="Segoe UI" w:hAnsi="Segoe UI" w:cs="Segoe UI"/>
                <w:b w:val="0"/>
                <w:bCs w:val="0"/>
                <w:color w:val="212529"/>
              </w:rPr>
              <w:t>BẢO HÀNH 6 THÁNG, LỖI 1 ĐỔI 1</w:t>
            </w:r>
          </w:p>
          <w:p w14:paraId="2844DFFB" w14:textId="47766248" w:rsidR="002D5AC0" w:rsidRDefault="002D5AC0" w:rsidP="00360364"/>
        </w:tc>
      </w:tr>
      <w:tr w:rsidR="00360364" w14:paraId="4C10785F" w14:textId="77777777" w:rsidTr="001D5C59">
        <w:tc>
          <w:tcPr>
            <w:tcW w:w="4675" w:type="dxa"/>
          </w:tcPr>
          <w:p w14:paraId="6293A3A3" w14:textId="47384CC8" w:rsidR="00B20B8E" w:rsidRDefault="00B20B8E" w:rsidP="00360364">
            <w:r>
              <w:lastRenderedPageBreak/>
              <w:t>8.Nam</w:t>
            </w:r>
          </w:p>
          <w:p w14:paraId="5098174D" w14:textId="6AE4B228" w:rsidR="001D5C59" w:rsidRDefault="002D5AC0" w:rsidP="00360364">
            <w:r>
              <w:rPr>
                <w:noProof/>
              </w:rPr>
              <w:drawing>
                <wp:anchor distT="0" distB="0" distL="114300" distR="114300" simplePos="0" relativeHeight="251662336" behindDoc="0" locked="0" layoutInCell="1" allowOverlap="1" wp14:anchorId="35197372" wp14:editId="59CA09C3">
                  <wp:simplePos x="0" y="0"/>
                  <wp:positionH relativeFrom="column">
                    <wp:posOffset>-3175</wp:posOffset>
                  </wp:positionH>
                  <wp:positionV relativeFrom="paragraph">
                    <wp:posOffset>251460</wp:posOffset>
                  </wp:positionV>
                  <wp:extent cx="1790700" cy="1790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anchor>
              </w:drawing>
            </w:r>
            <w:r>
              <w:t>F2A4 Xám</w:t>
            </w:r>
          </w:p>
        </w:tc>
        <w:tc>
          <w:tcPr>
            <w:tcW w:w="4675" w:type="dxa"/>
          </w:tcPr>
          <w:p w14:paraId="297928EA" w14:textId="77777777" w:rsidR="00C65062" w:rsidRDefault="00C65062" w:rsidP="00360364">
            <w:pPr>
              <w:rPr>
                <w:rFonts w:ascii="Segoe UI" w:hAnsi="Segoe UI" w:cs="Segoe UI"/>
                <w:color w:val="212529"/>
                <w:sz w:val="30"/>
                <w:szCs w:val="30"/>
              </w:rPr>
            </w:pPr>
            <w:r>
              <w:rPr>
                <w:rFonts w:ascii="Segoe UI" w:hAnsi="Segoe UI" w:cs="Segoe UI"/>
                <w:color w:val="212529"/>
                <w:sz w:val="30"/>
                <w:szCs w:val="30"/>
              </w:rPr>
              <w:t>Kính mát Cao Cấp Clip on 2 lớp CHRISTIAN DIOR Diamond S4U</w:t>
            </w:r>
          </w:p>
          <w:p w14:paraId="59535E54" w14:textId="77777777" w:rsidR="001D5C59" w:rsidRDefault="00C65062" w:rsidP="00360364">
            <w:pPr>
              <w:rPr>
                <w:rStyle w:val="productpricemain"/>
                <w:rFonts w:ascii="Segoe UI" w:hAnsi="Segoe UI" w:cs="Segoe UI"/>
                <w:b/>
                <w:bCs/>
                <w:color w:val="FF3300"/>
                <w:sz w:val="27"/>
                <w:szCs w:val="27"/>
                <w:shd w:val="clear" w:color="auto" w:fill="FFFFFF"/>
              </w:rPr>
            </w:pPr>
            <w:del w:id="2"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p>
          <w:p w14:paraId="6C9EF953" w14:textId="77777777" w:rsidR="00C65062" w:rsidRDefault="00C65062"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diordiamonds4uf2a4</w:t>
            </w:r>
          </w:p>
          <w:p w14:paraId="12762ECD" w14:textId="77777777" w:rsidR="00C65062" w:rsidRDefault="00C65062"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Dior</w:t>
            </w:r>
          </w:p>
          <w:p w14:paraId="643E324C" w14:textId="77777777" w:rsidR="00C65062" w:rsidRDefault="00C65062" w:rsidP="00360364">
            <w:pPr>
              <w:rPr>
                <w:rFonts w:ascii="Segoe UI" w:hAnsi="Segoe UI" w:cs="Segoe UI"/>
                <w:color w:val="212529"/>
                <w:sz w:val="36"/>
              </w:rPr>
            </w:pPr>
            <w:r>
              <w:rPr>
                <w:rStyle w:val="Strong"/>
                <w:rFonts w:ascii="Segoe UI" w:hAnsi="Segoe UI" w:cs="Segoe UI"/>
                <w:b w:val="0"/>
                <w:bCs w:val="0"/>
                <w:color w:val="212529"/>
                <w:sz w:val="27"/>
                <w:szCs w:val="27"/>
              </w:rPr>
              <w:t>MIÊU TẢ: </w:t>
            </w:r>
            <w:r>
              <w:rPr>
                <w:rFonts w:ascii="Segoe UI" w:hAnsi="Segoe UI" w:cs="Segoe UI"/>
                <w:color w:val="212529"/>
                <w:sz w:val="27"/>
                <w:szCs w:val="27"/>
              </w:rPr>
              <w:t>Kính râm </w:t>
            </w:r>
            <w:r>
              <w:rPr>
                <w:rStyle w:val="Strong"/>
                <w:rFonts w:ascii="Segoe UI" w:hAnsi="Segoe UI" w:cs="Segoe UI"/>
                <w:b w:val="0"/>
                <w:bCs w:val="0"/>
                <w:color w:val="212529"/>
                <w:sz w:val="27"/>
                <w:szCs w:val="27"/>
              </w:rPr>
              <w:t>CD Diamond S4U</w:t>
            </w:r>
            <w:r>
              <w:rPr>
                <w:rFonts w:ascii="Segoe UI" w:hAnsi="Segoe UI" w:cs="Segoe UI"/>
                <w:color w:val="212529"/>
                <w:sz w:val="27"/>
                <w:szCs w:val="27"/>
              </w:rPr>
              <w:t> bằng kim loại có lớp hoàn thiện màu bạc nổi bật với nét chạm khắc tinh xảo xung quanh tròng kính và trên càng kính, để lộ họa tiết CD Diamond. Đi kèm với kính là mắt clip on đi kèm để tạo nên phong cách sành điệu và tinh tế. Các chi tiết kim cương và logo </w:t>
            </w:r>
            <w:r>
              <w:rPr>
                <w:rStyle w:val="Strong"/>
                <w:rFonts w:ascii="Segoe UI" w:hAnsi="Segoe UI" w:cs="Segoe UI"/>
                <w:b w:val="0"/>
                <w:bCs w:val="0"/>
                <w:color w:val="212529"/>
                <w:sz w:val="27"/>
                <w:szCs w:val="27"/>
              </w:rPr>
              <w:t>Christian Dior</w:t>
            </w:r>
            <w:r>
              <w:rPr>
                <w:rFonts w:ascii="Segoe UI" w:hAnsi="Segoe UI" w:cs="Segoe UI"/>
                <w:color w:val="212529"/>
                <w:sz w:val="27"/>
                <w:szCs w:val="27"/>
              </w:rPr>
              <w:t> trên tròng kính bên trái tạo nên vẻ đẹp hoàn thiện và tôn lên thương hiệu.</w:t>
            </w:r>
          </w:p>
          <w:p w14:paraId="411C7037" w14:textId="77777777" w:rsidR="00C65062" w:rsidRDefault="00C65062" w:rsidP="00360364">
            <w:pPr>
              <w:rPr>
                <w:rFonts w:ascii="Segoe UI" w:hAnsi="Segoe UI" w:cs="Segoe UI"/>
                <w:color w:val="212529"/>
              </w:rPr>
            </w:pPr>
            <w:r>
              <w:rPr>
                <w:rFonts w:ascii="Segoe UI" w:hAnsi="Segoe UI" w:cs="Segoe UI"/>
                <w:color w:val="212529"/>
              </w:rPr>
              <w:t>- Khung kim loại mạ bạc</w:t>
            </w:r>
          </w:p>
          <w:p w14:paraId="7B09C951" w14:textId="77777777" w:rsidR="00C65062" w:rsidRDefault="00C65062" w:rsidP="00360364">
            <w:pPr>
              <w:rPr>
                <w:rFonts w:ascii="Segoe UI" w:hAnsi="Segoe UI" w:cs="Segoe UI"/>
                <w:color w:val="212529"/>
              </w:rPr>
            </w:pPr>
            <w:r>
              <w:rPr>
                <w:rFonts w:ascii="Segoe UI" w:hAnsi="Segoe UI" w:cs="Segoe UI"/>
                <w:color w:val="212529"/>
                <w:sz w:val="27"/>
                <w:szCs w:val="27"/>
              </w:rPr>
              <w:t>- Tròng kính màu khói</w:t>
            </w:r>
          </w:p>
          <w:p w14:paraId="417D1260" w14:textId="77777777" w:rsidR="00C65062" w:rsidRDefault="00C65062" w:rsidP="00360364">
            <w:pPr>
              <w:rPr>
                <w:rFonts w:ascii="Segoe UI" w:hAnsi="Segoe UI" w:cs="Segoe UI"/>
                <w:color w:val="212529"/>
              </w:rPr>
            </w:pPr>
            <w:r>
              <w:rPr>
                <w:rFonts w:ascii="Segoe UI" w:hAnsi="Segoe UI" w:cs="Segoe UI"/>
                <w:color w:val="212529"/>
                <w:sz w:val="27"/>
                <w:szCs w:val="27"/>
              </w:rPr>
              <w:t>- Tròng kính dạng kẹp tráng gương màu hồng</w:t>
            </w:r>
          </w:p>
          <w:p w14:paraId="7636C0B7" w14:textId="77777777" w:rsidR="00C65062" w:rsidRDefault="00C65062" w:rsidP="00360364">
            <w:pPr>
              <w:rPr>
                <w:rFonts w:ascii="Segoe UI" w:hAnsi="Segoe UI" w:cs="Segoe UI"/>
                <w:color w:val="212529"/>
              </w:rPr>
            </w:pPr>
            <w:r>
              <w:rPr>
                <w:rFonts w:ascii="Segoe UI" w:hAnsi="Segoe UI" w:cs="Segoe UI"/>
                <w:color w:val="212529"/>
                <w:sz w:val="27"/>
                <w:szCs w:val="27"/>
              </w:rPr>
              <w:t>- Họa tiết kim cương 2 bên càng kính</w:t>
            </w:r>
          </w:p>
          <w:p w14:paraId="2D8C3680" w14:textId="77777777" w:rsidR="00C65062" w:rsidRDefault="00C65062" w:rsidP="00360364">
            <w:pPr>
              <w:rPr>
                <w:rFonts w:ascii="Segoe UI" w:hAnsi="Segoe UI" w:cs="Segoe UI"/>
                <w:color w:val="212529"/>
              </w:rPr>
            </w:pPr>
            <w:r>
              <w:rPr>
                <w:rFonts w:ascii="Segoe UI" w:hAnsi="Segoe UI" w:cs="Segoe UI"/>
                <w:color w:val="212529"/>
                <w:sz w:val="27"/>
                <w:szCs w:val="27"/>
              </w:rPr>
              <w:t>- Logo Christian Dior trên tròng kính bên trái</w:t>
            </w:r>
          </w:p>
          <w:p w14:paraId="77139674" w14:textId="77777777" w:rsidR="00C65062" w:rsidRDefault="00C65062" w:rsidP="00360364">
            <w:pPr>
              <w:rPr>
                <w:rFonts w:ascii="Segoe UI" w:hAnsi="Segoe UI" w:cs="Segoe UI"/>
                <w:color w:val="212529"/>
              </w:rPr>
            </w:pPr>
            <w:r>
              <w:rPr>
                <w:rFonts w:ascii="Segoe UI" w:hAnsi="Segoe UI" w:cs="Segoe UI"/>
                <w:color w:val="212529"/>
                <w:sz w:val="27"/>
                <w:szCs w:val="27"/>
              </w:rPr>
              <w:t>- Chống tia UVA/UVB 100%</w:t>
            </w:r>
          </w:p>
          <w:p w14:paraId="457FC4B2" w14:textId="77777777" w:rsidR="00C65062" w:rsidRDefault="00C65062" w:rsidP="00360364">
            <w:pPr>
              <w:rPr>
                <w:rFonts w:ascii="Segoe UI" w:hAnsi="Segoe UI" w:cs="Segoe UI"/>
                <w:color w:val="212529"/>
              </w:rPr>
            </w:pPr>
            <w:r>
              <w:rPr>
                <w:rFonts w:ascii="Segoe UI" w:hAnsi="Segoe UI" w:cs="Segoe UI"/>
                <w:color w:val="212529"/>
                <w:sz w:val="27"/>
                <w:szCs w:val="27"/>
              </w:rPr>
              <w:t>- Có thể lắp cận theo toa</w:t>
            </w:r>
          </w:p>
          <w:p w14:paraId="51A9B183" w14:textId="77777777" w:rsidR="00C65062" w:rsidRDefault="00C65062" w:rsidP="00360364">
            <w:pPr>
              <w:rPr>
                <w:rFonts w:ascii="Segoe UI" w:hAnsi="Segoe UI" w:cs="Segoe UI"/>
                <w:color w:val="212529"/>
                <w:sz w:val="23"/>
                <w:szCs w:val="23"/>
              </w:rPr>
            </w:pPr>
            <w:r>
              <w:rPr>
                <w:rFonts w:ascii="Segoe UI" w:hAnsi="Segoe UI" w:cs="Segoe UI"/>
                <w:color w:val="212529"/>
                <w:sz w:val="27"/>
                <w:szCs w:val="27"/>
              </w:rPr>
              <w:t>- Thương hiệu đến từ Ý</w:t>
            </w:r>
          </w:p>
          <w:p w14:paraId="760BC80D" w14:textId="77777777" w:rsidR="00C65062" w:rsidRDefault="00C65062" w:rsidP="00360364">
            <w:pPr>
              <w:rPr>
                <w:rFonts w:ascii="Segoe UI" w:hAnsi="Segoe UI" w:cs="Segoe UI"/>
                <w:color w:val="212529"/>
                <w:sz w:val="36"/>
                <w:szCs w:val="36"/>
              </w:rPr>
            </w:pPr>
            <w:r>
              <w:rPr>
                <w:rStyle w:val="Strong"/>
                <w:rFonts w:ascii="Segoe UI" w:hAnsi="Segoe UI" w:cs="Segoe UI"/>
                <w:b w:val="0"/>
                <w:bCs w:val="0"/>
                <w:color w:val="C0392B"/>
              </w:rPr>
              <w:t>BẢO HÀNH 6 THÁNG LỖI 1 ĐỔI 1. Hoàn tiền 100% nếu không hài lòng sp.</w:t>
            </w:r>
          </w:p>
          <w:p w14:paraId="3D069648" w14:textId="56BFBF31" w:rsidR="00C65062" w:rsidRDefault="00C65062" w:rsidP="00360364">
            <w:pPr>
              <w:rPr>
                <w:rFonts w:ascii="Segoe UI" w:hAnsi="Segoe UI" w:cs="Segoe UI"/>
                <w:color w:val="212529"/>
                <w:sz w:val="23"/>
                <w:szCs w:val="23"/>
              </w:rPr>
            </w:pPr>
            <w:r>
              <w:rPr>
                <w:rFonts w:ascii="Segoe UI" w:hAnsi="Segoe UI" w:cs="Segoe UI"/>
                <w:color w:val="212529"/>
                <w:sz w:val="27"/>
                <w:szCs w:val="27"/>
              </w:rPr>
              <w:lastRenderedPageBreak/>
              <w:t>- Gọng kính bằng kim loại đẹp sáng bóng sắc nét, uốn nắn chỉnh được,</w:t>
            </w:r>
            <w:r w:rsidR="00CD616F">
              <w:rPr>
                <w:rFonts w:ascii="Segoe UI" w:hAnsi="Segoe UI" w:cs="Segoe UI"/>
                <w:color w:val="212529"/>
                <w:sz w:val="27"/>
                <w:szCs w:val="27"/>
              </w:rPr>
              <w:t xml:space="preserve"> </w:t>
            </w:r>
            <w:r>
              <w:rPr>
                <w:rFonts w:ascii="Segoe UI" w:hAnsi="Segoe UI" w:cs="Segoe UI"/>
                <w:color w:val="212529"/>
                <w:sz w:val="27"/>
                <w:szCs w:val="27"/>
              </w:rPr>
              <w:t>logo thương hiệu dập Dior, bản lề hợp kim chắc chắn, gập mềm nhẹ</w:t>
            </w:r>
            <w:r>
              <w:rPr>
                <w:rFonts w:ascii="Segoe UI" w:hAnsi="Segoe UI" w:cs="Segoe UI"/>
                <w:color w:val="212529"/>
                <w:sz w:val="27"/>
                <w:szCs w:val="27"/>
              </w:rPr>
              <w:br/>
              <w:t>- Tròng kính Polycacbonat nhẹ chịu va đập với uv400 bảo vệ, Tia cực tím,</w:t>
            </w:r>
            <w:r w:rsidR="00CD616F">
              <w:rPr>
                <w:rFonts w:ascii="Segoe UI" w:hAnsi="Segoe UI" w:cs="Segoe UI"/>
                <w:color w:val="212529"/>
                <w:sz w:val="27"/>
                <w:szCs w:val="27"/>
              </w:rPr>
              <w:t xml:space="preserve"> </w:t>
            </w:r>
            <w:r>
              <w:rPr>
                <w:rFonts w:ascii="Segoe UI" w:hAnsi="Segoe UI" w:cs="Segoe UI"/>
                <w:color w:val="212529"/>
                <w:sz w:val="27"/>
                <w:szCs w:val="27"/>
              </w:rPr>
              <w:t>tròng sáng đeo dịu mát mắt, dễ chịu</w:t>
            </w:r>
            <w:r>
              <w:rPr>
                <w:rFonts w:ascii="Segoe UI" w:hAnsi="Segoe UI" w:cs="Segoe UI"/>
                <w:color w:val="212529"/>
                <w:sz w:val="27"/>
                <w:szCs w:val="27"/>
              </w:rPr>
              <w:br/>
              <w:t>- Có thể thay tròng làm kính cận được</w:t>
            </w:r>
            <w:r>
              <w:rPr>
                <w:rFonts w:ascii="Segoe UI" w:hAnsi="Segoe UI" w:cs="Segoe UI"/>
                <w:color w:val="212529"/>
                <w:sz w:val="27"/>
                <w:szCs w:val="27"/>
              </w:rPr>
              <w:br/>
              <w:t>- Đầy đủ phụ kiện đi kèm</w:t>
            </w:r>
            <w:r>
              <w:rPr>
                <w:rFonts w:ascii="Segoe UI" w:hAnsi="Segoe UI" w:cs="Segoe UI"/>
                <w:color w:val="212529"/>
                <w:sz w:val="27"/>
                <w:szCs w:val="27"/>
              </w:rPr>
              <w:br/>
              <w:t>- Giới tính: nam /nữ </w:t>
            </w:r>
            <w:r>
              <w:rPr>
                <w:rFonts w:ascii="Segoe UI" w:hAnsi="Segoe UI" w:cs="Segoe UI"/>
                <w:color w:val="212529"/>
                <w:sz w:val="27"/>
                <w:szCs w:val="27"/>
              </w:rPr>
              <w:br/>
              <w:t>- Thiết kế trẻ trung, đẹp sắc nét, tinh tế, sang trọng và đẳng cấp</w:t>
            </w:r>
            <w:r>
              <w:rPr>
                <w:rFonts w:ascii="Segoe UI" w:hAnsi="Segoe UI" w:cs="Segoe UI"/>
                <w:color w:val="212529"/>
                <w:sz w:val="27"/>
                <w:szCs w:val="27"/>
              </w:rPr>
              <w:br/>
              <w:t xml:space="preserve">- Kiểu dáng vuông </w:t>
            </w:r>
            <w:proofErr w:type="gramStart"/>
            <w:r>
              <w:rPr>
                <w:rFonts w:ascii="Segoe UI" w:hAnsi="Segoe UI" w:cs="Segoe UI"/>
                <w:color w:val="212529"/>
                <w:sz w:val="27"/>
                <w:szCs w:val="27"/>
              </w:rPr>
              <w:t>cá  tính</w:t>
            </w:r>
            <w:proofErr w:type="gramEnd"/>
            <w:r>
              <w:rPr>
                <w:rFonts w:ascii="Segoe UI" w:hAnsi="Segoe UI" w:cs="Segoe UI"/>
                <w:color w:val="212529"/>
                <w:sz w:val="27"/>
                <w:szCs w:val="27"/>
              </w:rPr>
              <w:t xml:space="preserve"> phong cách hàn quốc, Phù hợp mọi khuôn mặt được giới trẻ yêu thích.</w:t>
            </w:r>
          </w:p>
          <w:p w14:paraId="75C2C51A" w14:textId="328E26E0" w:rsidR="00C65062" w:rsidRDefault="00C65062" w:rsidP="00360364"/>
        </w:tc>
      </w:tr>
      <w:tr w:rsidR="00360364" w14:paraId="6A6B4549" w14:textId="77777777" w:rsidTr="001D5C59">
        <w:tc>
          <w:tcPr>
            <w:tcW w:w="4675" w:type="dxa"/>
          </w:tcPr>
          <w:p w14:paraId="0609DA37" w14:textId="3EE295FB" w:rsidR="00B20B8E" w:rsidRDefault="00B20B8E" w:rsidP="00360364">
            <w:r>
              <w:lastRenderedPageBreak/>
              <w:t>9.Nam</w:t>
            </w:r>
          </w:p>
          <w:p w14:paraId="2EE6AD27" w14:textId="55E67B02" w:rsidR="001D5C59" w:rsidRDefault="00C65062" w:rsidP="00360364">
            <w:r>
              <w:rPr>
                <w:noProof/>
              </w:rPr>
              <w:drawing>
                <wp:anchor distT="0" distB="0" distL="114300" distR="114300" simplePos="0" relativeHeight="251663360" behindDoc="0" locked="0" layoutInCell="1" allowOverlap="1" wp14:anchorId="6E6512B8" wp14:editId="4BD7DA04">
                  <wp:simplePos x="0" y="0"/>
                  <wp:positionH relativeFrom="column">
                    <wp:posOffset>-3175</wp:posOffset>
                  </wp:positionH>
                  <wp:positionV relativeFrom="paragraph">
                    <wp:posOffset>281940</wp:posOffset>
                  </wp:positionV>
                  <wp:extent cx="1897380" cy="1897380"/>
                  <wp:effectExtent l="0" t="0" r="762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7380" cy="1897380"/>
                          </a:xfrm>
                          <a:prstGeom prst="rect">
                            <a:avLst/>
                          </a:prstGeom>
                        </pic:spPr>
                      </pic:pic>
                    </a:graphicData>
                  </a:graphic>
                </wp:anchor>
              </w:drawing>
            </w:r>
            <w:r>
              <w:t>001 đen</w:t>
            </w:r>
          </w:p>
        </w:tc>
        <w:tc>
          <w:tcPr>
            <w:tcW w:w="4675" w:type="dxa"/>
          </w:tcPr>
          <w:p w14:paraId="71D229BF" w14:textId="77777777" w:rsidR="00C65062" w:rsidRDefault="00C65062" w:rsidP="00360364">
            <w:pPr>
              <w:rPr>
                <w:rFonts w:ascii="Segoe UI" w:hAnsi="Segoe UI" w:cs="Segoe UI"/>
                <w:color w:val="212529"/>
                <w:sz w:val="30"/>
                <w:szCs w:val="30"/>
              </w:rPr>
            </w:pPr>
            <w:r>
              <w:rPr>
                <w:rFonts w:ascii="Segoe UI" w:hAnsi="Segoe UI" w:cs="Segoe UI"/>
                <w:color w:val="212529"/>
                <w:sz w:val="30"/>
                <w:szCs w:val="30"/>
              </w:rPr>
              <w:t>Kính Mát Cao Cấp Nam Nữ Acetate Gucci GG0208S</w:t>
            </w:r>
          </w:p>
          <w:p w14:paraId="132EF757" w14:textId="77777777" w:rsidR="001D5C59" w:rsidRDefault="00C65062" w:rsidP="00360364">
            <w:pPr>
              <w:rPr>
                <w:rFonts w:ascii="Segoe UI" w:hAnsi="Segoe UI" w:cs="Segoe UI"/>
                <w:color w:val="212529"/>
                <w:sz w:val="20"/>
                <w:szCs w:val="20"/>
                <w:shd w:val="clear" w:color="auto" w:fill="FFFFFF"/>
              </w:rPr>
            </w:pPr>
            <w:del w:id="3" w:author="Unknown">
              <w:r>
                <w:rPr>
                  <w:rFonts w:ascii="Segoe UI" w:hAnsi="Segoe UI" w:cs="Segoe UI"/>
                  <w:color w:val="777A7B"/>
                  <w:sz w:val="21"/>
                  <w:szCs w:val="21"/>
                  <w:shd w:val="clear" w:color="auto" w:fill="FFFFFF"/>
                </w:rPr>
                <w:delText>1,600,000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1,250,000</w:t>
            </w:r>
            <w:r>
              <w:rPr>
                <w:rFonts w:ascii="Segoe UI" w:hAnsi="Segoe UI" w:cs="Segoe UI"/>
                <w:color w:val="212529"/>
                <w:sz w:val="20"/>
                <w:szCs w:val="20"/>
                <w:shd w:val="clear" w:color="auto" w:fill="FFFFFF"/>
              </w:rPr>
              <w:t> </w:t>
            </w:r>
          </w:p>
          <w:p w14:paraId="793C48ED" w14:textId="77777777" w:rsidR="00C65062" w:rsidRDefault="00C65062"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gg0208s001</w:t>
            </w:r>
          </w:p>
          <w:p w14:paraId="195B212D" w14:textId="77777777" w:rsidR="00C65062" w:rsidRDefault="00C65062"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GUCCI</w:t>
            </w:r>
          </w:p>
          <w:p w14:paraId="7B16A21C" w14:textId="77777777" w:rsidR="00C65062" w:rsidRDefault="00C65062" w:rsidP="00360364">
            <w:pPr>
              <w:rPr>
                <w:rFonts w:ascii="Segoe UI" w:hAnsi="Segoe UI" w:cs="Segoe UI"/>
                <w:color w:val="212529"/>
                <w:sz w:val="36"/>
              </w:rPr>
            </w:pPr>
            <w:r>
              <w:rPr>
                <w:rStyle w:val="Strong"/>
                <w:rFonts w:ascii="Segoe UI" w:hAnsi="Segoe UI" w:cs="Segoe UI"/>
                <w:b w:val="0"/>
                <w:bCs w:val="0"/>
                <w:color w:val="212529"/>
              </w:rPr>
              <w:t>BẢO HÀNH 6 THÁNG - LỖI 1 ĐỔI 1 </w:t>
            </w:r>
          </w:p>
          <w:p w14:paraId="2E55F7C5" w14:textId="37215026" w:rsidR="00C65062" w:rsidRDefault="00C65062" w:rsidP="00360364">
            <w:pPr>
              <w:rPr>
                <w:rFonts w:ascii="Segoe UI" w:hAnsi="Segoe UI" w:cs="Segoe UI"/>
                <w:color w:val="212529"/>
                <w:sz w:val="23"/>
                <w:szCs w:val="23"/>
              </w:rPr>
            </w:pPr>
            <w:r>
              <w:rPr>
                <w:rFonts w:ascii="Segoe UI" w:hAnsi="Segoe UI" w:cs="Segoe UI"/>
                <w:color w:val="212529"/>
                <w:sz w:val="23"/>
                <w:szCs w:val="23"/>
              </w:rPr>
              <w:t>- Gọng kính bằng Acetate đẹp sáng bóng sắc nét, uốn nắn chỉnh được,</w:t>
            </w:r>
            <w:r w:rsidR="00E924F6">
              <w:rPr>
                <w:rFonts w:ascii="Segoe UI" w:hAnsi="Segoe UI" w:cs="Segoe UI"/>
                <w:color w:val="212529"/>
                <w:sz w:val="23"/>
                <w:szCs w:val="23"/>
              </w:rPr>
              <w:t xml:space="preserve"> </w:t>
            </w:r>
            <w:r>
              <w:rPr>
                <w:rFonts w:ascii="Segoe UI" w:hAnsi="Segoe UI" w:cs="Segoe UI"/>
                <w:color w:val="212529"/>
                <w:sz w:val="23"/>
                <w:szCs w:val="23"/>
              </w:rPr>
              <w:t>logo thương hiệu dập </w:t>
            </w:r>
            <w:r>
              <w:rPr>
                <w:rStyle w:val="Strong"/>
                <w:rFonts w:ascii="Segoe UI" w:hAnsi="Segoe UI" w:cs="Segoe UI"/>
                <w:color w:val="212529"/>
                <w:sz w:val="23"/>
                <w:szCs w:val="23"/>
              </w:rPr>
              <w:t>Gucci</w:t>
            </w:r>
            <w:r>
              <w:rPr>
                <w:rFonts w:ascii="Segoe UI" w:hAnsi="Segoe UI" w:cs="Segoe UI"/>
                <w:color w:val="212529"/>
                <w:sz w:val="23"/>
                <w:szCs w:val="23"/>
              </w:rPr>
              <w:t>, bản lề hợp kim chắc chắn, gập mềm nhẹ</w:t>
            </w:r>
            <w:r>
              <w:rPr>
                <w:rFonts w:ascii="Segoe UI" w:hAnsi="Segoe UI" w:cs="Segoe UI"/>
                <w:color w:val="212529"/>
                <w:sz w:val="23"/>
                <w:szCs w:val="23"/>
              </w:rPr>
              <w:br/>
              <w:t>- Có thể thay tròng làm kính cận loạn.</w:t>
            </w:r>
            <w:r>
              <w:rPr>
                <w:rFonts w:ascii="Segoe UI" w:hAnsi="Segoe UI" w:cs="Segoe UI"/>
                <w:color w:val="212529"/>
                <w:sz w:val="23"/>
                <w:szCs w:val="23"/>
              </w:rPr>
              <w:br/>
              <w:t>- Đầy đủ phụ kiện đi kèm.</w:t>
            </w:r>
            <w:r>
              <w:rPr>
                <w:rFonts w:ascii="Segoe UI" w:hAnsi="Segoe UI" w:cs="Segoe UI"/>
                <w:color w:val="212529"/>
                <w:sz w:val="23"/>
                <w:szCs w:val="23"/>
              </w:rPr>
              <w:br/>
              <w:t>- Giới tính: nam /nữ </w:t>
            </w:r>
            <w:r>
              <w:rPr>
                <w:rFonts w:ascii="Segoe UI" w:hAnsi="Segoe UI" w:cs="Segoe UI"/>
                <w:color w:val="212529"/>
                <w:sz w:val="23"/>
                <w:szCs w:val="23"/>
              </w:rPr>
              <w:br/>
              <w:t>- Thiết kế trẻ trung, đẹp sắc nét, tinh tế, sang trọng và đẳng cấp</w:t>
            </w:r>
            <w:r>
              <w:rPr>
                <w:rFonts w:ascii="Segoe UI" w:hAnsi="Segoe UI" w:cs="Segoe UI"/>
                <w:color w:val="212529"/>
                <w:sz w:val="23"/>
                <w:szCs w:val="23"/>
              </w:rPr>
              <w:br/>
              <w:t>- Phù hợp mọi khuôn mặt được giới trẻ yêu thích.</w:t>
            </w:r>
          </w:p>
          <w:p w14:paraId="330F141D" w14:textId="77777777" w:rsidR="00C65062" w:rsidRDefault="00C65062" w:rsidP="00360364">
            <w:pPr>
              <w:rPr>
                <w:rFonts w:ascii="Segoe UI" w:hAnsi="Segoe UI" w:cs="Segoe UI"/>
                <w:color w:val="212529"/>
                <w:sz w:val="23"/>
                <w:szCs w:val="23"/>
              </w:rPr>
            </w:pPr>
            <w:r>
              <w:rPr>
                <w:rFonts w:ascii="Segoe UI" w:hAnsi="Segoe UI" w:cs="Segoe UI"/>
                <w:color w:val="212529"/>
                <w:sz w:val="23"/>
                <w:szCs w:val="23"/>
              </w:rPr>
              <w:t>- Size: 49 - 28 - 140mm</w:t>
            </w:r>
          </w:p>
          <w:p w14:paraId="628D866F" w14:textId="6A42A259" w:rsidR="00C65062" w:rsidRDefault="00C65062" w:rsidP="00360364"/>
        </w:tc>
      </w:tr>
      <w:tr w:rsidR="00360364" w14:paraId="05BD47D3" w14:textId="77777777" w:rsidTr="001D5C59">
        <w:tc>
          <w:tcPr>
            <w:tcW w:w="4675" w:type="dxa"/>
          </w:tcPr>
          <w:p w14:paraId="46B0F504" w14:textId="21618A3F" w:rsidR="00B20B8E" w:rsidRDefault="00B20B8E" w:rsidP="00360364">
            <w:r>
              <w:t>10.Nam</w:t>
            </w:r>
          </w:p>
          <w:p w14:paraId="289CFA30" w14:textId="3927CB59" w:rsidR="001D5C59" w:rsidRDefault="00C65062" w:rsidP="00360364">
            <w:r>
              <w:t>C05 đen</w:t>
            </w:r>
          </w:p>
          <w:p w14:paraId="304DF01D" w14:textId="37C2AAC0" w:rsidR="00C65062" w:rsidRDefault="00C65062" w:rsidP="00360364">
            <w:r>
              <w:rPr>
                <w:noProof/>
              </w:rPr>
              <w:lastRenderedPageBreak/>
              <w:drawing>
                <wp:inline distT="0" distB="0" distL="0" distR="0" wp14:anchorId="421D6902" wp14:editId="614AF7DF">
                  <wp:extent cx="2377440"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tc>
        <w:tc>
          <w:tcPr>
            <w:tcW w:w="4675" w:type="dxa"/>
          </w:tcPr>
          <w:p w14:paraId="2D14EF30" w14:textId="77777777" w:rsidR="00C65062" w:rsidRDefault="00C65062" w:rsidP="00360364">
            <w:pPr>
              <w:rPr>
                <w:rFonts w:ascii="Segoe UI" w:hAnsi="Segoe UI" w:cs="Segoe UI"/>
                <w:color w:val="212529"/>
                <w:sz w:val="30"/>
                <w:szCs w:val="30"/>
              </w:rPr>
            </w:pPr>
            <w:r>
              <w:rPr>
                <w:rFonts w:ascii="Segoe UI" w:hAnsi="Segoe UI" w:cs="Segoe UI"/>
                <w:color w:val="212529"/>
                <w:sz w:val="30"/>
                <w:szCs w:val="30"/>
              </w:rPr>
              <w:lastRenderedPageBreak/>
              <w:t>Kính Mát Cao Cấp Nam Nữ Hợp Kim Gucci GG1215</w:t>
            </w:r>
          </w:p>
          <w:p w14:paraId="4CE8DECB" w14:textId="77777777" w:rsidR="001D5C59" w:rsidRDefault="00C65062" w:rsidP="00360364">
            <w:r>
              <w:lastRenderedPageBreak/>
              <w:t xml:space="preserve">Giá: 1,600,000 </w:t>
            </w:r>
            <w:r>
              <w:sym w:font="Wingdings" w:char="F0E0"/>
            </w:r>
            <w:r>
              <w:t xml:space="preserve"> 1,250,000</w:t>
            </w:r>
          </w:p>
          <w:p w14:paraId="483080E1" w14:textId="77777777" w:rsidR="00C65062" w:rsidRDefault="00C65062"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gg1215c0</w:t>
            </w:r>
          </w:p>
          <w:p w14:paraId="7685A3D0" w14:textId="77777777" w:rsidR="00C65062" w:rsidRDefault="00C65062"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GUCCI</w:t>
            </w:r>
          </w:p>
          <w:p w14:paraId="25D001B2" w14:textId="77777777" w:rsidR="00C65062" w:rsidRDefault="00C65062" w:rsidP="00360364">
            <w:pPr>
              <w:rPr>
                <w:rFonts w:ascii="Segoe UI" w:hAnsi="Segoe UI" w:cs="Segoe UI"/>
                <w:color w:val="212529"/>
                <w:sz w:val="36"/>
              </w:rPr>
            </w:pPr>
            <w:r>
              <w:rPr>
                <w:rStyle w:val="Strong"/>
                <w:rFonts w:ascii="Segoe UI" w:hAnsi="Segoe UI" w:cs="Segoe UI"/>
                <w:b w:val="0"/>
                <w:bCs w:val="0"/>
                <w:color w:val="212529"/>
              </w:rPr>
              <w:t>BẢO HÀNH 6 THÁNG - LỖI 1 ĐỔI 1 </w:t>
            </w:r>
          </w:p>
          <w:p w14:paraId="37DDD2DF" w14:textId="2133E804" w:rsidR="00C65062" w:rsidRDefault="00C65062" w:rsidP="00360364">
            <w:pPr>
              <w:rPr>
                <w:rFonts w:ascii="Segoe UI" w:hAnsi="Segoe UI" w:cs="Segoe UI"/>
                <w:color w:val="212529"/>
                <w:sz w:val="23"/>
                <w:szCs w:val="23"/>
              </w:rPr>
            </w:pPr>
            <w:r>
              <w:rPr>
                <w:rFonts w:ascii="Segoe UI" w:hAnsi="Segoe UI" w:cs="Segoe UI"/>
                <w:color w:val="212529"/>
                <w:sz w:val="23"/>
                <w:szCs w:val="23"/>
              </w:rPr>
              <w:t>- Gọng kính bằng Hợp kim đẹp sáng bóng sắc nét, uốn nắn chỉnh được,</w:t>
            </w:r>
            <w:r w:rsidR="00CD616F">
              <w:rPr>
                <w:rFonts w:ascii="Segoe UI" w:hAnsi="Segoe UI" w:cs="Segoe UI"/>
                <w:color w:val="212529"/>
                <w:sz w:val="23"/>
                <w:szCs w:val="23"/>
              </w:rPr>
              <w:t xml:space="preserve"> </w:t>
            </w:r>
            <w:r>
              <w:rPr>
                <w:rFonts w:ascii="Segoe UI" w:hAnsi="Segoe UI" w:cs="Segoe UI"/>
                <w:color w:val="212529"/>
                <w:sz w:val="23"/>
                <w:szCs w:val="23"/>
              </w:rPr>
              <w:t>logo thương hiệu dập </w:t>
            </w:r>
            <w:r>
              <w:rPr>
                <w:rStyle w:val="Strong"/>
                <w:rFonts w:ascii="Segoe UI" w:hAnsi="Segoe UI" w:cs="Segoe UI"/>
                <w:color w:val="212529"/>
                <w:sz w:val="23"/>
                <w:szCs w:val="23"/>
              </w:rPr>
              <w:t>Gucci</w:t>
            </w:r>
            <w:r>
              <w:rPr>
                <w:rFonts w:ascii="Segoe UI" w:hAnsi="Segoe UI" w:cs="Segoe UI"/>
                <w:color w:val="212529"/>
                <w:sz w:val="23"/>
                <w:szCs w:val="23"/>
              </w:rPr>
              <w:t>, bản lề hợp kim chắc chắn, gập mềm nhẹ</w:t>
            </w:r>
            <w:r>
              <w:rPr>
                <w:rFonts w:ascii="Segoe UI" w:hAnsi="Segoe UI" w:cs="Segoe UI"/>
                <w:color w:val="212529"/>
                <w:sz w:val="23"/>
                <w:szCs w:val="23"/>
              </w:rPr>
              <w:br/>
              <w:t>- Có thể thay tròng làm kính cận loạn.</w:t>
            </w:r>
            <w:r>
              <w:rPr>
                <w:rFonts w:ascii="Segoe UI" w:hAnsi="Segoe UI" w:cs="Segoe UI"/>
                <w:color w:val="212529"/>
                <w:sz w:val="23"/>
                <w:szCs w:val="23"/>
              </w:rPr>
              <w:br/>
              <w:t>- Đầy đủ phụ kiện đi kèm.</w:t>
            </w:r>
            <w:r>
              <w:rPr>
                <w:rFonts w:ascii="Segoe UI" w:hAnsi="Segoe UI" w:cs="Segoe UI"/>
                <w:color w:val="212529"/>
                <w:sz w:val="23"/>
                <w:szCs w:val="23"/>
              </w:rPr>
              <w:br/>
              <w:t>- Giới tính: nam /nữ </w:t>
            </w:r>
            <w:r>
              <w:rPr>
                <w:rFonts w:ascii="Segoe UI" w:hAnsi="Segoe UI" w:cs="Segoe UI"/>
                <w:color w:val="212529"/>
                <w:sz w:val="23"/>
                <w:szCs w:val="23"/>
              </w:rPr>
              <w:br/>
              <w:t xml:space="preserve">- Thiết kế trẻ trung, đẹp sắc nét, tinh </w:t>
            </w:r>
            <w:proofErr w:type="gramStart"/>
            <w:r>
              <w:rPr>
                <w:rFonts w:ascii="Segoe UI" w:hAnsi="Segoe UI" w:cs="Segoe UI"/>
                <w:color w:val="212529"/>
                <w:sz w:val="23"/>
                <w:szCs w:val="23"/>
              </w:rPr>
              <w:t>tế ,</w:t>
            </w:r>
            <w:proofErr w:type="gramEnd"/>
            <w:r>
              <w:rPr>
                <w:rFonts w:ascii="Segoe UI" w:hAnsi="Segoe UI" w:cs="Segoe UI"/>
                <w:color w:val="212529"/>
                <w:sz w:val="23"/>
                <w:szCs w:val="23"/>
              </w:rPr>
              <w:t xml:space="preserve"> sang trọng và đẳng cấp</w:t>
            </w:r>
            <w:r>
              <w:rPr>
                <w:rFonts w:ascii="Segoe UI" w:hAnsi="Segoe UI" w:cs="Segoe UI"/>
                <w:color w:val="212529"/>
                <w:sz w:val="23"/>
                <w:szCs w:val="23"/>
              </w:rPr>
              <w:br/>
              <w:t>- Phù hợp mọi khuôn mặt được giới trẻ yêu thích.</w:t>
            </w:r>
          </w:p>
          <w:p w14:paraId="53EF7A3F" w14:textId="77777777" w:rsidR="00C65062" w:rsidRDefault="00C65062" w:rsidP="00360364">
            <w:pPr>
              <w:rPr>
                <w:rFonts w:ascii="Segoe UI" w:hAnsi="Segoe UI" w:cs="Segoe UI"/>
                <w:color w:val="212529"/>
                <w:sz w:val="23"/>
                <w:szCs w:val="23"/>
              </w:rPr>
            </w:pPr>
            <w:r>
              <w:rPr>
                <w:rFonts w:ascii="Segoe UI" w:hAnsi="Segoe UI" w:cs="Segoe UI"/>
                <w:color w:val="212529"/>
                <w:sz w:val="23"/>
                <w:szCs w:val="23"/>
              </w:rPr>
              <w:t>- Size: 61 - 15 - 140mm</w:t>
            </w:r>
          </w:p>
          <w:p w14:paraId="39016645" w14:textId="00131127" w:rsidR="00C65062" w:rsidRDefault="00C65062" w:rsidP="00360364"/>
        </w:tc>
      </w:tr>
      <w:tr w:rsidR="00360364" w14:paraId="0DB5FE44" w14:textId="77777777" w:rsidTr="001D5C59">
        <w:tc>
          <w:tcPr>
            <w:tcW w:w="4675" w:type="dxa"/>
          </w:tcPr>
          <w:p w14:paraId="404765C7" w14:textId="77777777" w:rsidR="00B20B8E" w:rsidRDefault="00B20B8E" w:rsidP="00360364">
            <w:r>
              <w:lastRenderedPageBreak/>
              <w:t>11.Nam</w:t>
            </w:r>
          </w:p>
          <w:p w14:paraId="2B947D44" w14:textId="256F777B" w:rsidR="001D5C59" w:rsidRDefault="000F34D9" w:rsidP="00360364">
            <w:r>
              <w:t>12A0 đen mắt đen</w:t>
            </w:r>
          </w:p>
          <w:p w14:paraId="7E9FF5DE" w14:textId="77777777" w:rsidR="000F34D9" w:rsidRDefault="000F34D9" w:rsidP="00360364">
            <w:r>
              <w:rPr>
                <w:noProof/>
              </w:rPr>
              <w:drawing>
                <wp:inline distT="0" distB="0" distL="0" distR="0" wp14:anchorId="1DAB7A4E" wp14:editId="01F35B04">
                  <wp:extent cx="1684020"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020" cy="1684020"/>
                          </a:xfrm>
                          <a:prstGeom prst="rect">
                            <a:avLst/>
                          </a:prstGeom>
                        </pic:spPr>
                      </pic:pic>
                    </a:graphicData>
                  </a:graphic>
                </wp:inline>
              </w:drawing>
            </w:r>
          </w:p>
          <w:p w14:paraId="2A6161DF" w14:textId="77777777" w:rsidR="000F34D9" w:rsidRDefault="000F34D9" w:rsidP="00360364">
            <w:r>
              <w:t>F2B6 vàng</w:t>
            </w:r>
          </w:p>
          <w:p w14:paraId="49792C90" w14:textId="5E667092" w:rsidR="000F34D9" w:rsidRDefault="000F34D9" w:rsidP="00360364">
            <w:r>
              <w:rPr>
                <w:noProof/>
              </w:rPr>
              <w:drawing>
                <wp:inline distT="0" distB="0" distL="0" distR="0" wp14:anchorId="1AF97B5D" wp14:editId="3B713561">
                  <wp:extent cx="1874520" cy="187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tc>
        <w:tc>
          <w:tcPr>
            <w:tcW w:w="4675" w:type="dxa"/>
          </w:tcPr>
          <w:p w14:paraId="543594A6" w14:textId="77777777" w:rsidR="000F34D9" w:rsidRDefault="000F34D9" w:rsidP="00360364">
            <w:pPr>
              <w:rPr>
                <w:rFonts w:ascii="Segoe UI" w:hAnsi="Segoe UI" w:cs="Segoe UI"/>
                <w:color w:val="212529"/>
                <w:sz w:val="30"/>
                <w:szCs w:val="30"/>
              </w:rPr>
            </w:pPr>
            <w:r>
              <w:rPr>
                <w:rFonts w:ascii="Segoe UI" w:hAnsi="Segoe UI" w:cs="Segoe UI"/>
                <w:color w:val="212529"/>
                <w:sz w:val="30"/>
                <w:szCs w:val="30"/>
              </w:rPr>
              <w:t>Kính mát Cao Cấp DIOR DiorEssential A2U Cao Cấp</w:t>
            </w:r>
          </w:p>
          <w:p w14:paraId="7DD9DCEB" w14:textId="77777777" w:rsidR="001D5C59" w:rsidRDefault="000F34D9" w:rsidP="00360364">
            <w:r>
              <w:t xml:space="preserve">Giá: 2,000,000 </w:t>
            </w:r>
            <w:r>
              <w:sym w:font="Wingdings" w:char="F0E0"/>
            </w:r>
            <w:r>
              <w:t xml:space="preserve"> 1,500,000</w:t>
            </w:r>
          </w:p>
          <w:p w14:paraId="6C27262E" w14:textId="77777777" w:rsidR="000F34D9" w:rsidRDefault="000F34D9"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dioressentiala2u(12a0/f2b6)</w:t>
            </w:r>
          </w:p>
          <w:p w14:paraId="6E28680A" w14:textId="77777777" w:rsidR="000F34D9" w:rsidRDefault="000F34D9"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Dior</w:t>
            </w:r>
          </w:p>
          <w:p w14:paraId="48AF7205" w14:textId="5D129A3A" w:rsidR="000F34D9" w:rsidRDefault="000F34D9" w:rsidP="00360364">
            <w:r>
              <w:rPr>
                <w:rFonts w:ascii="Segoe UI" w:hAnsi="Segoe UI" w:cs="Segoe UI"/>
                <w:color w:val="212529"/>
                <w:sz w:val="23"/>
                <w:szCs w:val="23"/>
                <w:shd w:val="clear" w:color="auto" w:fill="FFFFFF"/>
              </w:rPr>
              <w:t>▪️ Chất liệu gọng kính: Gọng kính được làm từ Hợp kim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64 - 14 - 150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4397FF48" w14:textId="77777777" w:rsidTr="001D5C59">
        <w:tc>
          <w:tcPr>
            <w:tcW w:w="4675" w:type="dxa"/>
          </w:tcPr>
          <w:p w14:paraId="5D832DF5" w14:textId="77777777" w:rsidR="00B20B8E" w:rsidRDefault="00B20B8E" w:rsidP="00360364">
            <w:r>
              <w:t>12.Nam</w:t>
            </w:r>
          </w:p>
          <w:p w14:paraId="283CC25B" w14:textId="031526EE" w:rsidR="001D5C59" w:rsidRDefault="000F34D9" w:rsidP="00360364">
            <w:r>
              <w:t>C04 Đen</w:t>
            </w:r>
          </w:p>
          <w:p w14:paraId="19E81F04" w14:textId="12613006" w:rsidR="000F34D9" w:rsidRDefault="000F34D9" w:rsidP="00360364">
            <w:r>
              <w:rPr>
                <w:noProof/>
              </w:rPr>
              <w:lastRenderedPageBreak/>
              <w:drawing>
                <wp:inline distT="0" distB="0" distL="0" distR="0" wp14:anchorId="357C14E5" wp14:editId="5B27C6D2">
                  <wp:extent cx="2346960" cy="2346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960" cy="2346960"/>
                          </a:xfrm>
                          <a:prstGeom prst="rect">
                            <a:avLst/>
                          </a:prstGeom>
                        </pic:spPr>
                      </pic:pic>
                    </a:graphicData>
                  </a:graphic>
                </wp:inline>
              </w:drawing>
            </w:r>
          </w:p>
        </w:tc>
        <w:tc>
          <w:tcPr>
            <w:tcW w:w="4675" w:type="dxa"/>
          </w:tcPr>
          <w:p w14:paraId="2B031E8F" w14:textId="77777777" w:rsidR="000F34D9" w:rsidRDefault="000F34D9" w:rsidP="00360364">
            <w:pPr>
              <w:rPr>
                <w:rFonts w:ascii="Segoe UI" w:hAnsi="Segoe UI" w:cs="Segoe UI"/>
                <w:color w:val="212529"/>
                <w:sz w:val="30"/>
                <w:szCs w:val="30"/>
              </w:rPr>
            </w:pPr>
            <w:r>
              <w:rPr>
                <w:rFonts w:ascii="Segoe UI" w:hAnsi="Segoe UI" w:cs="Segoe UI"/>
                <w:color w:val="212529"/>
                <w:sz w:val="30"/>
                <w:szCs w:val="30"/>
              </w:rPr>
              <w:lastRenderedPageBreak/>
              <w:t>Kính Mát HUGO BOSS 2015 Cao Cấp</w:t>
            </w:r>
          </w:p>
          <w:p w14:paraId="78E83738" w14:textId="77777777" w:rsidR="001D5C59" w:rsidRDefault="000F34D9" w:rsidP="00360364">
            <w:r>
              <w:t xml:space="preserve">Giá: 2,000,000 </w:t>
            </w:r>
            <w:r>
              <w:sym w:font="Wingdings" w:char="F0E0"/>
            </w:r>
            <w:r>
              <w:t xml:space="preserve"> 1,500,000</w:t>
            </w:r>
          </w:p>
          <w:p w14:paraId="240F75EF" w14:textId="77777777" w:rsidR="00F52AA6" w:rsidRDefault="00F52A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lastRenderedPageBreak/>
              <w:t>Mã sản phẩm: </w:t>
            </w:r>
            <w:r>
              <w:rPr>
                <w:rFonts w:ascii="Segoe UI" w:hAnsi="Segoe UI" w:cs="Segoe UI"/>
                <w:color w:val="212529"/>
                <w:sz w:val="20"/>
                <w:szCs w:val="20"/>
                <w:shd w:val="clear" w:color="auto" w:fill="FFFFFF"/>
              </w:rPr>
              <w:t>boss2015</w:t>
            </w:r>
          </w:p>
          <w:p w14:paraId="5CF991C7" w14:textId="77777777" w:rsidR="00F52AA6" w:rsidRDefault="00F52A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HUGO BOSS</w:t>
            </w:r>
          </w:p>
          <w:p w14:paraId="7A4999E3" w14:textId="77777777" w:rsidR="00F52AA6" w:rsidRDefault="00F52AA6" w:rsidP="00360364">
            <w:pPr>
              <w:rPr>
                <w:rFonts w:ascii="Segoe UI" w:hAnsi="Segoe UI" w:cs="Segoe UI"/>
                <w:color w:val="212529"/>
                <w:sz w:val="36"/>
              </w:rPr>
            </w:pPr>
            <w:r>
              <w:rPr>
                <w:rStyle w:val="Strong"/>
                <w:rFonts w:ascii="Segoe UI" w:hAnsi="Segoe UI" w:cs="Segoe UI"/>
                <w:b w:val="0"/>
                <w:bCs w:val="0"/>
                <w:color w:val="212529"/>
              </w:rPr>
              <w:t>BẢO HÀNH 6 THÁNG LỖI 1 ĐỔI 1. Hoàn tiền 100% nếu không hài lòng sp.</w:t>
            </w:r>
          </w:p>
          <w:p w14:paraId="74A18C7A" w14:textId="77777777" w:rsidR="00F52AA6" w:rsidRDefault="00F52AA6" w:rsidP="00360364">
            <w:pPr>
              <w:rPr>
                <w:rFonts w:ascii="Segoe UI" w:hAnsi="Segoe UI" w:cs="Segoe UI"/>
                <w:color w:val="212529"/>
                <w:sz w:val="23"/>
                <w:szCs w:val="23"/>
              </w:rPr>
            </w:pPr>
            <w:r>
              <w:rPr>
                <w:rFonts w:ascii="Segoe UI" w:hAnsi="Segoe UI" w:cs="Segoe UI"/>
                <w:color w:val="212529"/>
                <w:sz w:val="23"/>
                <w:szCs w:val="23"/>
              </w:rPr>
              <w:t xml:space="preserve">- Gọng kính bằng Hợp kim đẹp sáng bóng sắc </w:t>
            </w:r>
            <w:proofErr w:type="gramStart"/>
            <w:r>
              <w:rPr>
                <w:rFonts w:ascii="Segoe UI" w:hAnsi="Segoe UI" w:cs="Segoe UI"/>
                <w:color w:val="212529"/>
                <w:sz w:val="23"/>
                <w:szCs w:val="23"/>
              </w:rPr>
              <w:t>nét ,</w:t>
            </w:r>
            <w:proofErr w:type="gramEnd"/>
            <w:r>
              <w:rPr>
                <w:rFonts w:ascii="Segoe UI" w:hAnsi="Segoe UI" w:cs="Segoe UI"/>
                <w:color w:val="212529"/>
                <w:sz w:val="23"/>
                <w:szCs w:val="23"/>
              </w:rPr>
              <w:t xml:space="preserve"> uốn nắn chỉnh được, bản lề hợp kim chắc chắn , gập mềm nhẹ</w:t>
            </w:r>
            <w:r>
              <w:rPr>
                <w:rFonts w:ascii="Segoe UI" w:hAnsi="Segoe UI" w:cs="Segoe UI"/>
                <w:color w:val="212529"/>
                <w:sz w:val="23"/>
                <w:szCs w:val="23"/>
              </w:rPr>
              <w:br/>
              <w:t>- Tròng kính Polycacbonat nhẹ chịu va đập  với uv400 bảo vệ , Tia cực tím ,tròng sáng đeo dịu mát mắt, dễ chịu</w:t>
            </w:r>
            <w:r>
              <w:rPr>
                <w:rFonts w:ascii="Segoe UI" w:hAnsi="Segoe UI" w:cs="Segoe UI"/>
                <w:color w:val="212529"/>
                <w:sz w:val="23"/>
                <w:szCs w:val="23"/>
              </w:rPr>
              <w:br/>
              <w:t>- Đầy đủ phụ kiện đi kèm</w:t>
            </w:r>
            <w:r>
              <w:rPr>
                <w:rFonts w:ascii="Segoe UI" w:hAnsi="Segoe UI" w:cs="Segoe UI"/>
                <w:color w:val="212529"/>
                <w:sz w:val="23"/>
                <w:szCs w:val="23"/>
              </w:rPr>
              <w:br/>
              <w:t>- Giới tính : nam /nữ </w:t>
            </w:r>
            <w:r>
              <w:rPr>
                <w:rFonts w:ascii="Segoe UI" w:hAnsi="Segoe UI" w:cs="Segoe UI"/>
                <w:color w:val="212529"/>
                <w:sz w:val="23"/>
                <w:szCs w:val="23"/>
              </w:rPr>
              <w:br/>
              <w:t>- Thiết kế trẻ trung , đẹp sắc nét , tinh tế , sang trọng và đẳng cấp</w:t>
            </w:r>
            <w:r>
              <w:rPr>
                <w:rFonts w:ascii="Segoe UI" w:hAnsi="Segoe UI" w:cs="Segoe UI"/>
                <w:color w:val="212529"/>
                <w:sz w:val="23"/>
                <w:szCs w:val="23"/>
              </w:rPr>
              <w:br/>
              <w:t>- Kiểu dáng vuông cá  tính phong cách hàn quốc, Phù hợp mọi khuôn mặt được giới trẻ yêu thích.</w:t>
            </w:r>
          </w:p>
          <w:p w14:paraId="78FAABA6" w14:textId="510F8F4E" w:rsidR="00F52AA6" w:rsidRDefault="00F52AA6" w:rsidP="00360364"/>
        </w:tc>
      </w:tr>
      <w:tr w:rsidR="00360364" w14:paraId="0E03D889" w14:textId="77777777" w:rsidTr="001D5C59">
        <w:tc>
          <w:tcPr>
            <w:tcW w:w="4675" w:type="dxa"/>
          </w:tcPr>
          <w:p w14:paraId="7006E286" w14:textId="77777777" w:rsidR="00B20B8E" w:rsidRDefault="00B20B8E" w:rsidP="00360364">
            <w:r>
              <w:lastRenderedPageBreak/>
              <w:t>13.Nam</w:t>
            </w:r>
          </w:p>
          <w:p w14:paraId="2E42EC81" w14:textId="13D1BB30" w:rsidR="001D5C59" w:rsidRDefault="00F52AA6" w:rsidP="00360364">
            <w:r>
              <w:t>2198/A</w:t>
            </w:r>
          </w:p>
          <w:p w14:paraId="3929504A" w14:textId="0A8257EE" w:rsidR="00F52AA6" w:rsidRDefault="00F52AA6" w:rsidP="00360364">
            <w:r>
              <w:rPr>
                <w:noProof/>
              </w:rPr>
              <w:drawing>
                <wp:inline distT="0" distB="0" distL="0" distR="0" wp14:anchorId="4573F963" wp14:editId="7F11994E">
                  <wp:extent cx="220980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tc>
        <w:tc>
          <w:tcPr>
            <w:tcW w:w="4675" w:type="dxa"/>
          </w:tcPr>
          <w:p w14:paraId="254BF964" w14:textId="77777777" w:rsidR="00F52AA6" w:rsidRDefault="00F52AA6" w:rsidP="00360364">
            <w:pPr>
              <w:rPr>
                <w:rFonts w:ascii="Segoe UI" w:hAnsi="Segoe UI" w:cs="Segoe UI"/>
                <w:color w:val="212529"/>
                <w:sz w:val="30"/>
                <w:szCs w:val="30"/>
              </w:rPr>
            </w:pPr>
            <w:r>
              <w:rPr>
                <w:rFonts w:ascii="Segoe UI" w:hAnsi="Segoe UI" w:cs="Segoe UI"/>
                <w:color w:val="212529"/>
                <w:sz w:val="30"/>
                <w:szCs w:val="30"/>
              </w:rPr>
              <w:t>Kính Mát Cao Cấp Acetate Burberry BE4291</w:t>
            </w:r>
          </w:p>
          <w:p w14:paraId="4549240A" w14:textId="77777777" w:rsidR="001D5C59" w:rsidRDefault="00F52AA6" w:rsidP="00360364">
            <w:pPr>
              <w:rPr>
                <w:rFonts w:ascii="Segoe UI" w:hAnsi="Segoe UI" w:cs="Segoe UI"/>
                <w:color w:val="212529"/>
                <w:sz w:val="20"/>
                <w:szCs w:val="20"/>
                <w:shd w:val="clear" w:color="auto" w:fill="FFFFFF"/>
              </w:rPr>
            </w:pPr>
            <w:del w:id="4"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1,850,000</w:t>
            </w:r>
            <w:r>
              <w:rPr>
                <w:rFonts w:ascii="Segoe UI" w:hAnsi="Segoe UI" w:cs="Segoe UI"/>
                <w:color w:val="212529"/>
                <w:sz w:val="20"/>
                <w:szCs w:val="20"/>
                <w:shd w:val="clear" w:color="auto" w:fill="FFFFFF"/>
              </w:rPr>
              <w:t> </w:t>
            </w:r>
          </w:p>
          <w:p w14:paraId="2B9694F7" w14:textId="77777777" w:rsidR="00F52AA6" w:rsidRDefault="00F52A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be42912198/a</w:t>
            </w:r>
          </w:p>
          <w:p w14:paraId="47E10887" w14:textId="77777777" w:rsidR="00F52AA6" w:rsidRDefault="00F52A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Burberry</w:t>
            </w:r>
          </w:p>
          <w:p w14:paraId="00F9E647" w14:textId="1D0949B9" w:rsidR="00F52AA6" w:rsidRDefault="00F52AA6" w:rsidP="00360364">
            <w:r>
              <w:rPr>
                <w:rFonts w:ascii="Segoe UI" w:hAnsi="Segoe UI" w:cs="Segoe UI"/>
                <w:color w:val="212529"/>
                <w:sz w:val="23"/>
                <w:szCs w:val="23"/>
                <w:shd w:val="clear" w:color="auto" w:fill="FFFFFF"/>
              </w:rPr>
              <w:t>▪️ Chất liệu gọng kính: Gọng kính được làm từ Acetate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53 - 23 - 145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2C4997AA" w14:textId="77777777" w:rsidTr="001D5C59">
        <w:tc>
          <w:tcPr>
            <w:tcW w:w="4675" w:type="dxa"/>
          </w:tcPr>
          <w:p w14:paraId="7EE8FE41" w14:textId="77777777" w:rsidR="00B20B8E" w:rsidRDefault="00B20B8E" w:rsidP="00360364">
            <w:r>
              <w:t>14.Nữ</w:t>
            </w:r>
          </w:p>
          <w:p w14:paraId="7ABB9F79" w14:textId="09BEFC7D" w:rsidR="001D5C59" w:rsidRDefault="00492869" w:rsidP="00360364">
            <w:r>
              <w:t>01V-8C1 trắng</w:t>
            </w:r>
          </w:p>
          <w:p w14:paraId="4496AFBA" w14:textId="14FC2045" w:rsidR="00492869" w:rsidRDefault="00492869" w:rsidP="00360364">
            <w:r>
              <w:rPr>
                <w:noProof/>
              </w:rPr>
              <w:lastRenderedPageBreak/>
              <w:drawing>
                <wp:inline distT="0" distB="0" distL="0" distR="0" wp14:anchorId="276EBDF3" wp14:editId="26AE48B8">
                  <wp:extent cx="2354580" cy="2354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4580" cy="2354580"/>
                          </a:xfrm>
                          <a:prstGeom prst="rect">
                            <a:avLst/>
                          </a:prstGeom>
                        </pic:spPr>
                      </pic:pic>
                    </a:graphicData>
                  </a:graphic>
                </wp:inline>
              </w:drawing>
            </w:r>
          </w:p>
        </w:tc>
        <w:tc>
          <w:tcPr>
            <w:tcW w:w="4675" w:type="dxa"/>
          </w:tcPr>
          <w:p w14:paraId="3B480B99" w14:textId="77777777" w:rsidR="00492869" w:rsidRDefault="00492869" w:rsidP="00360364">
            <w:pPr>
              <w:rPr>
                <w:rFonts w:ascii="Segoe UI" w:hAnsi="Segoe UI" w:cs="Segoe UI"/>
                <w:color w:val="212529"/>
                <w:sz w:val="30"/>
                <w:szCs w:val="30"/>
              </w:rPr>
            </w:pPr>
            <w:r>
              <w:rPr>
                <w:rFonts w:ascii="Segoe UI" w:hAnsi="Segoe UI" w:cs="Segoe UI"/>
                <w:color w:val="212529"/>
                <w:sz w:val="30"/>
                <w:szCs w:val="30"/>
              </w:rPr>
              <w:lastRenderedPageBreak/>
              <w:t>Kính Mát PRADA SPS08Y Cao Cấp</w:t>
            </w:r>
          </w:p>
          <w:p w14:paraId="4EF43101" w14:textId="77777777" w:rsidR="001D5C59" w:rsidRDefault="00492869" w:rsidP="00360364">
            <w:pPr>
              <w:rPr>
                <w:rFonts w:ascii="Segoe UI" w:hAnsi="Segoe UI" w:cs="Segoe UI"/>
                <w:color w:val="212529"/>
                <w:sz w:val="20"/>
                <w:szCs w:val="20"/>
                <w:shd w:val="clear" w:color="auto" w:fill="FFFFFF"/>
              </w:rPr>
            </w:pPr>
            <w:del w:id="5" w:author="Unknown">
              <w:r>
                <w:rPr>
                  <w:rFonts w:ascii="Segoe UI" w:hAnsi="Segoe UI" w:cs="Segoe UI"/>
                  <w:color w:val="777A7B"/>
                  <w:sz w:val="21"/>
                  <w:szCs w:val="21"/>
                  <w:shd w:val="clear" w:color="auto" w:fill="FFFFFF"/>
                </w:rPr>
                <w:lastRenderedPageBreak/>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r>
              <w:rPr>
                <w:rFonts w:ascii="Segoe UI" w:hAnsi="Segoe UI" w:cs="Segoe UI"/>
                <w:color w:val="212529"/>
                <w:sz w:val="20"/>
                <w:szCs w:val="20"/>
                <w:shd w:val="clear" w:color="auto" w:fill="FFFFFF"/>
              </w:rPr>
              <w:t> </w:t>
            </w:r>
          </w:p>
          <w:p w14:paraId="7FB5AB79" w14:textId="77777777" w:rsidR="00492869" w:rsidRDefault="00492869"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sps08y01v8c1</w:t>
            </w:r>
          </w:p>
          <w:p w14:paraId="6F956B19" w14:textId="77777777" w:rsidR="00492869" w:rsidRDefault="00492869"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Prada</w:t>
            </w:r>
          </w:p>
          <w:p w14:paraId="1A7546C3" w14:textId="77777777" w:rsidR="00492869" w:rsidRDefault="00492869" w:rsidP="00360364">
            <w:pPr>
              <w:rPr>
                <w:rFonts w:ascii="Segoe UI" w:hAnsi="Segoe UI" w:cs="Segoe UI"/>
                <w:color w:val="212529"/>
                <w:sz w:val="36"/>
              </w:rPr>
            </w:pPr>
            <w:r>
              <w:rPr>
                <w:rStyle w:val="Strong"/>
                <w:rFonts w:ascii="Segoe UI" w:hAnsi="Segoe UI" w:cs="Segoe UI"/>
                <w:b w:val="0"/>
                <w:bCs w:val="0"/>
                <w:color w:val="212529"/>
              </w:rPr>
              <w:t>BẢO HÀNH 6 THÁNG, LỖI 1 ĐỔI 1 </w:t>
            </w:r>
          </w:p>
          <w:p w14:paraId="20287285" w14:textId="3CEF519B" w:rsidR="00492869" w:rsidRDefault="00492869" w:rsidP="00360364">
            <w:pPr>
              <w:rPr>
                <w:rFonts w:ascii="Segoe UI" w:hAnsi="Segoe UI" w:cs="Segoe UI"/>
                <w:color w:val="212529"/>
                <w:sz w:val="23"/>
                <w:szCs w:val="23"/>
              </w:rPr>
            </w:pPr>
            <w:r>
              <w:rPr>
                <w:rFonts w:ascii="Segoe UI" w:hAnsi="Segoe UI" w:cs="Segoe UI"/>
                <w:color w:val="212529"/>
                <w:sz w:val="23"/>
                <w:szCs w:val="23"/>
              </w:rPr>
              <w:t>- Gọng kính bằng nhựa Acetate đẹp sáng bóng sắc nét, uốn nắn chỉnh được, bản lề hợp kim chắc chắn, gập mềm nhẹ</w:t>
            </w:r>
            <w:r>
              <w:rPr>
                <w:rFonts w:ascii="Segoe UI" w:hAnsi="Segoe UI" w:cs="Segoe UI"/>
                <w:color w:val="212529"/>
                <w:sz w:val="23"/>
                <w:szCs w:val="23"/>
              </w:rPr>
              <w:br/>
              <w:t>- Có thể thay tròng làm kính cận được</w:t>
            </w:r>
            <w:r>
              <w:rPr>
                <w:rFonts w:ascii="Segoe UI" w:hAnsi="Segoe UI" w:cs="Segoe UI"/>
                <w:color w:val="212529"/>
                <w:sz w:val="23"/>
                <w:szCs w:val="23"/>
              </w:rPr>
              <w:br/>
              <w:t>- Giới tính: nam /nữ </w:t>
            </w:r>
            <w:r>
              <w:rPr>
                <w:rFonts w:ascii="Segoe UI" w:hAnsi="Segoe UI" w:cs="Segoe UI"/>
                <w:color w:val="212529"/>
                <w:sz w:val="23"/>
                <w:szCs w:val="23"/>
              </w:rPr>
              <w:br/>
              <w:t>- Thiết kế trẻ trung, đẹp sắc nét, tinh tế, sang trọng và đẳng cấp</w:t>
            </w:r>
            <w:r>
              <w:rPr>
                <w:rFonts w:ascii="Segoe UI" w:hAnsi="Segoe UI" w:cs="Segoe UI"/>
                <w:color w:val="212529"/>
                <w:sz w:val="23"/>
                <w:szCs w:val="23"/>
              </w:rPr>
              <w:br/>
              <w:t>- Kiểu dáng vuông cá tính phong cách hàn quốc, Phù hợp mọi khuôn mặt được giới trẻ yêu thích.</w:t>
            </w:r>
          </w:p>
          <w:p w14:paraId="4ABE1D53" w14:textId="77777777" w:rsidR="00492869" w:rsidRDefault="00492869" w:rsidP="00360364">
            <w:pPr>
              <w:rPr>
                <w:rFonts w:ascii="Segoe UI" w:hAnsi="Segoe UI" w:cs="Segoe UI"/>
                <w:color w:val="212529"/>
                <w:sz w:val="23"/>
                <w:szCs w:val="23"/>
              </w:rPr>
            </w:pPr>
            <w:r>
              <w:rPr>
                <w:rFonts w:ascii="Segoe UI" w:hAnsi="Segoe UI" w:cs="Segoe UI"/>
                <w:color w:val="212529"/>
                <w:sz w:val="23"/>
                <w:szCs w:val="23"/>
              </w:rPr>
              <w:t>- Kích thước: 59 - 19 - 142 mm</w:t>
            </w:r>
          </w:p>
          <w:p w14:paraId="63E03B23" w14:textId="4A9274BE" w:rsidR="00492869" w:rsidRDefault="00492869" w:rsidP="00360364"/>
        </w:tc>
      </w:tr>
      <w:tr w:rsidR="00360364" w14:paraId="4CA52CF8" w14:textId="77777777" w:rsidTr="001D5C59">
        <w:tc>
          <w:tcPr>
            <w:tcW w:w="4675" w:type="dxa"/>
          </w:tcPr>
          <w:p w14:paraId="7121DAA5" w14:textId="77777777" w:rsidR="00B20B8E" w:rsidRDefault="00B20B8E" w:rsidP="00360364">
            <w:r>
              <w:lastRenderedPageBreak/>
              <w:t>15.Nữ</w:t>
            </w:r>
          </w:p>
          <w:p w14:paraId="17B8227F" w14:textId="3EAF9632" w:rsidR="001D5C59" w:rsidRDefault="00492869" w:rsidP="00360364">
            <w:r>
              <w:t>C01 đen</w:t>
            </w:r>
          </w:p>
          <w:p w14:paraId="25C698EA" w14:textId="77777777" w:rsidR="00492869" w:rsidRDefault="00492869" w:rsidP="00360364">
            <w:r>
              <w:rPr>
                <w:noProof/>
              </w:rPr>
              <w:drawing>
                <wp:inline distT="0" distB="0" distL="0" distR="0" wp14:anchorId="4585C8D0" wp14:editId="693072F0">
                  <wp:extent cx="1821180" cy="18211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1180" cy="1821180"/>
                          </a:xfrm>
                          <a:prstGeom prst="rect">
                            <a:avLst/>
                          </a:prstGeom>
                        </pic:spPr>
                      </pic:pic>
                    </a:graphicData>
                  </a:graphic>
                </wp:inline>
              </w:drawing>
            </w:r>
          </w:p>
          <w:p w14:paraId="1BEFFA01" w14:textId="77777777" w:rsidR="00492869" w:rsidRDefault="00492869" w:rsidP="00360364">
            <w:r>
              <w:t>C02 hồng</w:t>
            </w:r>
          </w:p>
          <w:p w14:paraId="1E4C2875" w14:textId="7C6F1635" w:rsidR="00492869" w:rsidRDefault="00492869" w:rsidP="00360364">
            <w:r>
              <w:rPr>
                <w:noProof/>
              </w:rPr>
              <w:drawing>
                <wp:inline distT="0" distB="0" distL="0" distR="0" wp14:anchorId="4CB3EEEE" wp14:editId="4400524B">
                  <wp:extent cx="1783080" cy="1783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3080" cy="1783080"/>
                          </a:xfrm>
                          <a:prstGeom prst="rect">
                            <a:avLst/>
                          </a:prstGeom>
                        </pic:spPr>
                      </pic:pic>
                    </a:graphicData>
                  </a:graphic>
                </wp:inline>
              </w:drawing>
            </w:r>
          </w:p>
        </w:tc>
        <w:tc>
          <w:tcPr>
            <w:tcW w:w="4675" w:type="dxa"/>
          </w:tcPr>
          <w:p w14:paraId="1323DE1B" w14:textId="77777777" w:rsidR="00492869" w:rsidRDefault="00492869" w:rsidP="00360364">
            <w:pPr>
              <w:rPr>
                <w:rFonts w:ascii="Segoe UI" w:hAnsi="Segoe UI" w:cs="Segoe UI"/>
                <w:color w:val="212529"/>
                <w:sz w:val="30"/>
                <w:szCs w:val="30"/>
              </w:rPr>
            </w:pPr>
            <w:r>
              <w:rPr>
                <w:rFonts w:ascii="Segoe UI" w:hAnsi="Segoe UI" w:cs="Segoe UI"/>
                <w:color w:val="212529"/>
                <w:sz w:val="30"/>
                <w:szCs w:val="30"/>
              </w:rPr>
              <w:t>Kính mát Cao Cấp DIOR MissDior B2U BOBO</w:t>
            </w:r>
          </w:p>
          <w:p w14:paraId="45C2FD8E" w14:textId="77777777" w:rsidR="001D5C59" w:rsidRDefault="00492869" w:rsidP="00360364">
            <w:pPr>
              <w:rPr>
                <w:rFonts w:ascii="Segoe UI" w:hAnsi="Segoe UI" w:cs="Segoe UI"/>
                <w:color w:val="212529"/>
                <w:sz w:val="20"/>
                <w:szCs w:val="20"/>
                <w:shd w:val="clear" w:color="auto" w:fill="FFFFFF"/>
              </w:rPr>
            </w:pPr>
            <w:del w:id="6"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r>
              <w:rPr>
                <w:rFonts w:ascii="Segoe UI" w:hAnsi="Segoe UI" w:cs="Segoe UI"/>
                <w:color w:val="212529"/>
                <w:sz w:val="20"/>
                <w:szCs w:val="20"/>
                <w:shd w:val="clear" w:color="auto" w:fill="FFFFFF"/>
              </w:rPr>
              <w:t> </w:t>
            </w:r>
          </w:p>
          <w:p w14:paraId="3CCB1E3D" w14:textId="77777777" w:rsidR="00492869" w:rsidRDefault="00492869"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missdiorbobo(c01/c02)</w:t>
            </w:r>
          </w:p>
          <w:p w14:paraId="4AA71FE1" w14:textId="77777777" w:rsidR="00492869" w:rsidRDefault="00492869"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Dior</w:t>
            </w:r>
          </w:p>
          <w:p w14:paraId="6AB8BFDB" w14:textId="5A408F55" w:rsidR="00492869" w:rsidRDefault="00492869" w:rsidP="00360364">
            <w:r>
              <w:rPr>
                <w:rFonts w:ascii="Segoe UI" w:hAnsi="Segoe UI" w:cs="Segoe UI"/>
                <w:color w:val="212529"/>
                <w:sz w:val="23"/>
                <w:szCs w:val="23"/>
                <w:shd w:val="clear" w:color="auto" w:fill="FFFFFF"/>
              </w:rPr>
              <w:t>▪️ Chất liệu gọng kính: Gọng kính được làm từ Hợp kim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55 - 23 - 145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30580666" w14:textId="77777777" w:rsidTr="001D5C59">
        <w:tc>
          <w:tcPr>
            <w:tcW w:w="4675" w:type="dxa"/>
          </w:tcPr>
          <w:p w14:paraId="36559E31" w14:textId="75D49692" w:rsidR="00B20B8E" w:rsidRDefault="00B20B8E" w:rsidP="00360364">
            <w:r>
              <w:t>16.Nữ</w:t>
            </w:r>
          </w:p>
          <w:p w14:paraId="638A598E" w14:textId="77777777" w:rsidR="001D5C59" w:rsidRDefault="003E692B" w:rsidP="00360364">
            <w:r>
              <w:t>10A0 Đen</w:t>
            </w:r>
          </w:p>
          <w:p w14:paraId="77BAFBF5" w14:textId="3EF3D4BA" w:rsidR="003E692B" w:rsidRDefault="003E692B" w:rsidP="00360364">
            <w:r>
              <w:rPr>
                <w:noProof/>
              </w:rPr>
              <w:lastRenderedPageBreak/>
              <w:drawing>
                <wp:inline distT="0" distB="0" distL="0" distR="0" wp14:anchorId="2B34BAF0" wp14:editId="08FF4D82">
                  <wp:extent cx="1767840" cy="17678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tc>
        <w:tc>
          <w:tcPr>
            <w:tcW w:w="4675" w:type="dxa"/>
          </w:tcPr>
          <w:p w14:paraId="0ABFCE35" w14:textId="77777777" w:rsidR="003E692B" w:rsidRDefault="003E692B" w:rsidP="00360364">
            <w:pPr>
              <w:rPr>
                <w:rFonts w:ascii="Segoe UI" w:hAnsi="Segoe UI" w:cs="Segoe UI"/>
                <w:color w:val="212529"/>
                <w:sz w:val="30"/>
                <w:szCs w:val="30"/>
              </w:rPr>
            </w:pPr>
            <w:r>
              <w:rPr>
                <w:rFonts w:ascii="Segoe UI" w:hAnsi="Segoe UI" w:cs="Segoe UI"/>
                <w:color w:val="212529"/>
                <w:sz w:val="30"/>
                <w:szCs w:val="30"/>
              </w:rPr>
              <w:lastRenderedPageBreak/>
              <w:t>Kính mát Cao Cấp Acetate CHRISTIAN DIOR Diorblacksuit S6F</w:t>
            </w:r>
          </w:p>
          <w:p w14:paraId="137D2202" w14:textId="77777777" w:rsidR="001D5C59" w:rsidRDefault="003E692B" w:rsidP="00360364">
            <w:r>
              <w:lastRenderedPageBreak/>
              <w:t xml:space="preserve">Giá: 2,000,000 </w:t>
            </w:r>
            <w:r>
              <w:sym w:font="Wingdings" w:char="F0E0"/>
            </w:r>
            <w:r>
              <w:t xml:space="preserve"> 1,500,000</w:t>
            </w:r>
          </w:p>
          <w:p w14:paraId="534D4D50"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diorblacksuits6f10a0</w:t>
            </w:r>
          </w:p>
          <w:p w14:paraId="6C23BB7E"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dior</w:t>
            </w:r>
          </w:p>
          <w:p w14:paraId="5B60EC59" w14:textId="221EEE22" w:rsidR="003E692B" w:rsidRDefault="003E692B" w:rsidP="00360364">
            <w:r>
              <w:rPr>
                <w:rFonts w:ascii="Segoe UI" w:hAnsi="Segoe UI" w:cs="Segoe UI"/>
                <w:color w:val="212529"/>
                <w:sz w:val="23"/>
                <w:szCs w:val="23"/>
                <w:shd w:val="clear" w:color="auto" w:fill="FFFFFF"/>
              </w:rPr>
              <w:t>▪️ Chất liệu gọng kính: Gọng kính được làm từ Acetate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55 - 20 - 145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3300DF6E" w14:textId="77777777" w:rsidTr="001D5C59">
        <w:tc>
          <w:tcPr>
            <w:tcW w:w="4675" w:type="dxa"/>
          </w:tcPr>
          <w:p w14:paraId="77A1435D" w14:textId="4D5CE966" w:rsidR="00B20B8E" w:rsidRDefault="00B20B8E" w:rsidP="00360364">
            <w:r>
              <w:lastRenderedPageBreak/>
              <w:t>17.Nữ</w:t>
            </w:r>
          </w:p>
          <w:p w14:paraId="01BFB7B6" w14:textId="77777777" w:rsidR="001D5C59" w:rsidRDefault="003E692B" w:rsidP="00360364">
            <w:r>
              <w:t>40A0 Hồng</w:t>
            </w:r>
          </w:p>
          <w:p w14:paraId="3BFA3865" w14:textId="58C54DF6" w:rsidR="003E692B" w:rsidRDefault="003E692B" w:rsidP="00360364">
            <w:r>
              <w:rPr>
                <w:noProof/>
              </w:rPr>
              <w:drawing>
                <wp:inline distT="0" distB="0" distL="0" distR="0" wp14:anchorId="244CCDA8" wp14:editId="311FA661">
                  <wp:extent cx="265176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1760" cy="2651760"/>
                          </a:xfrm>
                          <a:prstGeom prst="rect">
                            <a:avLst/>
                          </a:prstGeom>
                        </pic:spPr>
                      </pic:pic>
                    </a:graphicData>
                  </a:graphic>
                </wp:inline>
              </w:drawing>
            </w:r>
          </w:p>
        </w:tc>
        <w:tc>
          <w:tcPr>
            <w:tcW w:w="4675" w:type="dxa"/>
          </w:tcPr>
          <w:p w14:paraId="2D5423C8" w14:textId="77777777" w:rsidR="003E692B" w:rsidRDefault="003E692B" w:rsidP="00360364">
            <w:pPr>
              <w:rPr>
                <w:rFonts w:ascii="Segoe UI" w:hAnsi="Segoe UI" w:cs="Segoe UI"/>
                <w:color w:val="212529"/>
                <w:sz w:val="30"/>
                <w:szCs w:val="30"/>
              </w:rPr>
            </w:pPr>
            <w:r>
              <w:rPr>
                <w:rFonts w:ascii="Segoe UI" w:hAnsi="Segoe UI" w:cs="Segoe UI"/>
                <w:color w:val="212529"/>
                <w:sz w:val="30"/>
                <w:szCs w:val="30"/>
              </w:rPr>
              <w:t>Kính mát Cao Cấp Acetate CHRISTIAN DIOR Wildior S2U</w:t>
            </w:r>
          </w:p>
          <w:p w14:paraId="79271F50" w14:textId="77777777" w:rsidR="001D5C59" w:rsidRDefault="003E692B" w:rsidP="00360364">
            <w:pPr>
              <w:rPr>
                <w:rFonts w:ascii="Segoe UI" w:hAnsi="Segoe UI" w:cs="Segoe UI"/>
                <w:color w:val="212529"/>
                <w:sz w:val="20"/>
                <w:szCs w:val="20"/>
                <w:shd w:val="clear" w:color="auto" w:fill="FFFFFF"/>
              </w:rPr>
            </w:pPr>
            <w:del w:id="7"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r>
              <w:rPr>
                <w:rFonts w:ascii="Segoe UI" w:hAnsi="Segoe UI" w:cs="Segoe UI"/>
                <w:color w:val="212529"/>
                <w:sz w:val="20"/>
                <w:szCs w:val="20"/>
                <w:shd w:val="clear" w:color="auto" w:fill="FFFFFF"/>
              </w:rPr>
              <w:t> </w:t>
            </w:r>
          </w:p>
          <w:p w14:paraId="12C8093B"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wildiors3u40a0</w:t>
            </w:r>
          </w:p>
          <w:p w14:paraId="59A0D821"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dior</w:t>
            </w:r>
          </w:p>
          <w:p w14:paraId="09523D28" w14:textId="71E31158" w:rsidR="003E692B" w:rsidRDefault="003E692B" w:rsidP="00360364">
            <w:r>
              <w:rPr>
                <w:rFonts w:ascii="Segoe UI" w:hAnsi="Segoe UI" w:cs="Segoe UI"/>
                <w:color w:val="212529"/>
                <w:sz w:val="20"/>
                <w:szCs w:val="20"/>
                <w:shd w:val="clear" w:color="auto" w:fill="FFFFFF"/>
              </w:rPr>
              <w:t>▪️ Chất liệu gọng kính: Gọng kính được làm từ Acetate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0"/>
                <w:szCs w:val="20"/>
              </w:rPr>
              <w:br/>
            </w:r>
            <w:r>
              <w:rPr>
                <w:rFonts w:ascii="Segoe UI" w:hAnsi="Segoe UI" w:cs="Segoe UI"/>
                <w:color w:val="212529"/>
                <w:sz w:val="20"/>
                <w:szCs w:val="20"/>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0"/>
                <w:szCs w:val="20"/>
              </w:rPr>
              <w:br/>
            </w:r>
            <w:r>
              <w:rPr>
                <w:rFonts w:ascii="Segoe UI" w:hAnsi="Segoe UI" w:cs="Segoe UI"/>
                <w:color w:val="212529"/>
                <w:sz w:val="20"/>
                <w:szCs w:val="20"/>
                <w:shd w:val="clear" w:color="auto" w:fill="FFFFFF"/>
              </w:rPr>
              <w:t>▪️ Size: 55 - 23 - 145 mm</w:t>
            </w:r>
            <w:r>
              <w:rPr>
                <w:rFonts w:ascii="Segoe UI" w:hAnsi="Segoe UI" w:cs="Segoe UI"/>
                <w:color w:val="212529"/>
                <w:sz w:val="20"/>
                <w:szCs w:val="20"/>
              </w:rPr>
              <w:br/>
            </w:r>
            <w:r>
              <w:rPr>
                <w:rFonts w:ascii="Segoe UI" w:hAnsi="Segoe UI" w:cs="Segoe UI"/>
                <w:color w:val="212529"/>
                <w:sz w:val="20"/>
                <w:szCs w:val="20"/>
                <w:shd w:val="clear" w:color="auto" w:fill="FFFFFF"/>
              </w:rPr>
              <w:t>▪️ Sản phẩm Full Box (hộp Cartoon, khăn lau, hôp da chống va đập, sách hướng dẫn, thẻ, túi sách của hãng).</w:t>
            </w:r>
          </w:p>
        </w:tc>
      </w:tr>
      <w:tr w:rsidR="00360364" w14:paraId="5D878E9A" w14:textId="77777777" w:rsidTr="001D5C59">
        <w:tc>
          <w:tcPr>
            <w:tcW w:w="4675" w:type="dxa"/>
          </w:tcPr>
          <w:p w14:paraId="0072C14E" w14:textId="2DAFB1FF" w:rsidR="00B20B8E" w:rsidRDefault="00B20B8E" w:rsidP="00360364">
            <w:r>
              <w:t>18.Nữ</w:t>
            </w:r>
          </w:p>
          <w:p w14:paraId="0393F096" w14:textId="77777777" w:rsidR="001D5C59" w:rsidRDefault="003E692B" w:rsidP="00360364">
            <w:r>
              <w:t>1325 Đen</w:t>
            </w:r>
          </w:p>
          <w:p w14:paraId="438845C5" w14:textId="44866138" w:rsidR="003E692B" w:rsidRDefault="003E692B" w:rsidP="00360364">
            <w:r>
              <w:rPr>
                <w:noProof/>
              </w:rPr>
              <w:lastRenderedPageBreak/>
              <w:drawing>
                <wp:inline distT="0" distB="0" distL="0" distR="0" wp14:anchorId="724C6CA5" wp14:editId="4C28DDDB">
                  <wp:extent cx="217170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tc>
        <w:tc>
          <w:tcPr>
            <w:tcW w:w="4675" w:type="dxa"/>
          </w:tcPr>
          <w:p w14:paraId="7D7FEC8B" w14:textId="77777777" w:rsidR="003E692B" w:rsidRDefault="003E692B" w:rsidP="00360364">
            <w:pPr>
              <w:rPr>
                <w:rFonts w:ascii="Segoe UI" w:hAnsi="Segoe UI" w:cs="Segoe UI"/>
                <w:color w:val="212529"/>
                <w:sz w:val="30"/>
                <w:szCs w:val="30"/>
              </w:rPr>
            </w:pPr>
            <w:r>
              <w:rPr>
                <w:rFonts w:ascii="Segoe UI" w:hAnsi="Segoe UI" w:cs="Segoe UI"/>
                <w:color w:val="212529"/>
                <w:sz w:val="30"/>
                <w:szCs w:val="30"/>
              </w:rPr>
              <w:lastRenderedPageBreak/>
              <w:t>Gọng Kính Cao Cấp Acetate Burberry BE4349</w:t>
            </w:r>
          </w:p>
          <w:p w14:paraId="7DD7E069" w14:textId="77777777" w:rsidR="001D5C59" w:rsidRDefault="003E692B" w:rsidP="00360364">
            <w:r>
              <w:t xml:space="preserve">Giá: 3,000,000 </w:t>
            </w:r>
            <w:r>
              <w:sym w:font="Wingdings" w:char="F0E0"/>
            </w:r>
            <w:r>
              <w:t xml:space="preserve"> 1,850,000</w:t>
            </w:r>
          </w:p>
          <w:p w14:paraId="554F048A"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BE4348</w:t>
            </w:r>
          </w:p>
          <w:p w14:paraId="423A533C"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Burberry</w:t>
            </w:r>
          </w:p>
          <w:p w14:paraId="5DE962FE" w14:textId="2F37582B" w:rsidR="003E692B" w:rsidRDefault="003E692B" w:rsidP="00360364">
            <w:r>
              <w:rPr>
                <w:rFonts w:ascii="Segoe UI" w:hAnsi="Segoe UI" w:cs="Segoe UI"/>
                <w:color w:val="212529"/>
                <w:sz w:val="23"/>
                <w:szCs w:val="23"/>
                <w:shd w:val="clear" w:color="auto" w:fill="FFFFFF"/>
              </w:rPr>
              <w:t xml:space="preserve">▪️ Chất liệu gọng kính: Gọng kính được làm từ Acetate nguyên chất siêu bền chịu nhiệt, chịu lực bên trong là lõi thép không rỉ được </w:t>
            </w:r>
            <w:r>
              <w:rPr>
                <w:rFonts w:ascii="Segoe UI" w:hAnsi="Segoe UI" w:cs="Segoe UI"/>
                <w:color w:val="212529"/>
                <w:sz w:val="23"/>
                <w:szCs w:val="23"/>
                <w:shd w:val="clear" w:color="auto" w:fill="FFFFFF"/>
              </w:rPr>
              <w:lastRenderedPageBreak/>
              <w:t>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53 - 23 - 145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16AC548F" w14:textId="77777777" w:rsidTr="001D5C59">
        <w:tc>
          <w:tcPr>
            <w:tcW w:w="4675" w:type="dxa"/>
          </w:tcPr>
          <w:p w14:paraId="336BD159" w14:textId="3CD1F9BF" w:rsidR="00B20B8E" w:rsidRDefault="00B20B8E" w:rsidP="00360364">
            <w:r>
              <w:lastRenderedPageBreak/>
              <w:t>19.Nữ</w:t>
            </w:r>
          </w:p>
          <w:p w14:paraId="7D8D7424" w14:textId="484C5529" w:rsidR="001D5C59" w:rsidRDefault="003E692B" w:rsidP="00360364">
            <w:r>
              <w:t>66F Đen</w:t>
            </w:r>
          </w:p>
          <w:p w14:paraId="34768C1A" w14:textId="371CE77F" w:rsidR="003E692B" w:rsidRDefault="003E692B" w:rsidP="00360364">
            <w:r>
              <w:rPr>
                <w:noProof/>
              </w:rPr>
              <w:drawing>
                <wp:inline distT="0" distB="0" distL="0" distR="0" wp14:anchorId="6AE9D118" wp14:editId="06904F2C">
                  <wp:extent cx="2575560" cy="257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5560" cy="2575560"/>
                          </a:xfrm>
                          <a:prstGeom prst="rect">
                            <a:avLst/>
                          </a:prstGeom>
                        </pic:spPr>
                      </pic:pic>
                    </a:graphicData>
                  </a:graphic>
                </wp:inline>
              </w:drawing>
            </w:r>
          </w:p>
        </w:tc>
        <w:tc>
          <w:tcPr>
            <w:tcW w:w="4675" w:type="dxa"/>
          </w:tcPr>
          <w:p w14:paraId="557D8609" w14:textId="77777777" w:rsidR="003E692B" w:rsidRDefault="003E692B" w:rsidP="00360364">
            <w:pPr>
              <w:rPr>
                <w:rFonts w:ascii="Segoe UI" w:hAnsi="Segoe UI" w:cs="Segoe UI"/>
                <w:color w:val="212529"/>
                <w:sz w:val="30"/>
                <w:szCs w:val="30"/>
              </w:rPr>
            </w:pPr>
            <w:r>
              <w:rPr>
                <w:rFonts w:ascii="Segoe UI" w:hAnsi="Segoe UI" w:cs="Segoe UI"/>
                <w:color w:val="212529"/>
                <w:sz w:val="30"/>
                <w:szCs w:val="30"/>
              </w:rPr>
              <w:t>Kính Mát Cao Cấp Acetate Nam Nữ Off White OERI021</w:t>
            </w:r>
          </w:p>
          <w:p w14:paraId="069B5B91" w14:textId="77777777" w:rsidR="001D5C59" w:rsidRDefault="003E692B" w:rsidP="00360364">
            <w:pPr>
              <w:rPr>
                <w:rStyle w:val="productpricemain"/>
                <w:rFonts w:ascii="Segoe UI" w:hAnsi="Segoe UI" w:cs="Segoe UI"/>
                <w:b/>
                <w:bCs/>
                <w:color w:val="FF3300"/>
                <w:sz w:val="27"/>
                <w:szCs w:val="27"/>
                <w:shd w:val="clear" w:color="auto" w:fill="FFFFFF"/>
              </w:rPr>
            </w:pPr>
            <w:del w:id="8"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p>
          <w:p w14:paraId="3CF736F6"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OERI021</w:t>
            </w:r>
          </w:p>
          <w:p w14:paraId="7E96746A" w14:textId="77777777" w:rsidR="003E692B" w:rsidRDefault="003E692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Off White</w:t>
            </w:r>
          </w:p>
          <w:p w14:paraId="61C9571F" w14:textId="77777777" w:rsidR="003E692B" w:rsidRDefault="003E692B" w:rsidP="00360364">
            <w:pPr>
              <w:rPr>
                <w:rFonts w:ascii="Segoe UI" w:hAnsi="Segoe UI" w:cs="Segoe UI"/>
                <w:color w:val="212529"/>
                <w:sz w:val="36"/>
              </w:rPr>
            </w:pPr>
            <w:r>
              <w:rPr>
                <w:rStyle w:val="Strong"/>
                <w:rFonts w:ascii="Segoe UI" w:hAnsi="Segoe UI" w:cs="Segoe UI"/>
                <w:b w:val="0"/>
                <w:bCs w:val="0"/>
                <w:color w:val="212529"/>
              </w:rPr>
              <w:t>BẢO HÀNH 6 THÁNG LỖI 1 ĐỔI 1 </w:t>
            </w:r>
          </w:p>
          <w:p w14:paraId="042037B4" w14:textId="77777777" w:rsidR="003E692B" w:rsidRDefault="003E692B" w:rsidP="00360364">
            <w:pPr>
              <w:rPr>
                <w:rFonts w:ascii="Segoe UI" w:hAnsi="Segoe UI" w:cs="Segoe UI"/>
                <w:color w:val="212529"/>
                <w:sz w:val="23"/>
                <w:szCs w:val="23"/>
              </w:rPr>
            </w:pPr>
            <w:r>
              <w:rPr>
                <w:rStyle w:val="Strong"/>
                <w:rFonts w:ascii="Segoe UI" w:hAnsi="Segoe UI" w:cs="Segoe UI"/>
                <w:color w:val="212529"/>
                <w:sz w:val="23"/>
                <w:szCs w:val="23"/>
              </w:rPr>
              <w:t>Cam kết sản phẩm chất lượng vượt trội hơn hàng trôi nổi rẻ tiền ngoài thị trường.</w:t>
            </w:r>
          </w:p>
          <w:p w14:paraId="63059608" w14:textId="77777777" w:rsidR="003E692B" w:rsidRDefault="003E692B" w:rsidP="00360364">
            <w:pPr>
              <w:rPr>
                <w:rFonts w:ascii="Segoe UI" w:hAnsi="Segoe UI" w:cs="Segoe UI"/>
                <w:color w:val="212529"/>
                <w:sz w:val="23"/>
                <w:szCs w:val="23"/>
              </w:rPr>
            </w:pPr>
            <w:r>
              <w:rPr>
                <w:rStyle w:val="Strong"/>
                <w:rFonts w:ascii="Segoe UI" w:hAnsi="Segoe UI" w:cs="Segoe UI"/>
                <w:color w:val="212529"/>
                <w:sz w:val="23"/>
                <w:szCs w:val="23"/>
              </w:rPr>
              <w:t>Giá 1/10 Store, Chất lượng 8/10</w:t>
            </w:r>
          </w:p>
          <w:p w14:paraId="6859A019" w14:textId="77777777" w:rsidR="003E692B" w:rsidRDefault="003E692B" w:rsidP="00360364">
            <w:pPr>
              <w:rPr>
                <w:rFonts w:ascii="Segoe UI" w:hAnsi="Segoe UI" w:cs="Segoe UI"/>
                <w:color w:val="212529"/>
                <w:sz w:val="23"/>
                <w:szCs w:val="23"/>
              </w:rPr>
            </w:pPr>
            <w:r>
              <w:rPr>
                <w:rFonts w:ascii="Segoe UI" w:hAnsi="Segoe UI" w:cs="Segoe UI"/>
                <w:color w:val="212529"/>
                <w:sz w:val="23"/>
                <w:szCs w:val="23"/>
              </w:rPr>
              <w:t xml:space="preserve">- Gọng kính bằng nhựa Acetate đẹp sáng bóng sắc </w:t>
            </w:r>
            <w:proofErr w:type="gramStart"/>
            <w:r>
              <w:rPr>
                <w:rFonts w:ascii="Segoe UI" w:hAnsi="Segoe UI" w:cs="Segoe UI"/>
                <w:color w:val="212529"/>
                <w:sz w:val="23"/>
                <w:szCs w:val="23"/>
              </w:rPr>
              <w:t>nét ,</w:t>
            </w:r>
            <w:proofErr w:type="gramEnd"/>
            <w:r>
              <w:rPr>
                <w:rFonts w:ascii="Segoe UI" w:hAnsi="Segoe UI" w:cs="Segoe UI"/>
                <w:color w:val="212529"/>
                <w:sz w:val="23"/>
                <w:szCs w:val="23"/>
              </w:rPr>
              <w:t xml:space="preserve"> uốn nắn chỉnh được ,logo thương hiệu dập Gucci , bản lề hợp kim chắc chắn , gập mềm nhẹ</w:t>
            </w:r>
            <w:r>
              <w:rPr>
                <w:rFonts w:ascii="Segoe UI" w:hAnsi="Segoe UI" w:cs="Segoe UI"/>
                <w:color w:val="212529"/>
                <w:sz w:val="23"/>
                <w:szCs w:val="23"/>
              </w:rPr>
              <w:br/>
              <w:t>- Có thể thay tròng làm kính cận loạn.</w:t>
            </w:r>
            <w:r>
              <w:rPr>
                <w:rFonts w:ascii="Segoe UI" w:hAnsi="Segoe UI" w:cs="Segoe UI"/>
                <w:color w:val="212529"/>
                <w:sz w:val="23"/>
                <w:szCs w:val="23"/>
              </w:rPr>
              <w:br/>
              <w:t>- Đầy đủ phụ kiện đi kèm.</w:t>
            </w:r>
            <w:r>
              <w:rPr>
                <w:rFonts w:ascii="Segoe UI" w:hAnsi="Segoe UI" w:cs="Segoe UI"/>
                <w:color w:val="212529"/>
                <w:sz w:val="23"/>
                <w:szCs w:val="23"/>
              </w:rPr>
              <w:br/>
              <w:t>- Giới tính : nam /nữ </w:t>
            </w:r>
            <w:r>
              <w:rPr>
                <w:rFonts w:ascii="Segoe UI" w:hAnsi="Segoe UI" w:cs="Segoe UI"/>
                <w:color w:val="212529"/>
                <w:sz w:val="23"/>
                <w:szCs w:val="23"/>
              </w:rPr>
              <w:br/>
              <w:t>- Thiết kế trẻ trung , đẹp sắc nét , tinh tế , sang trọng và đẳng cấp</w:t>
            </w:r>
            <w:r>
              <w:rPr>
                <w:rFonts w:ascii="Segoe UI" w:hAnsi="Segoe UI" w:cs="Segoe UI"/>
                <w:color w:val="212529"/>
                <w:sz w:val="23"/>
                <w:szCs w:val="23"/>
              </w:rPr>
              <w:br/>
              <w:t>- Kiểu dáng vuông cá  tính phong cách hàn quốc, Phù hợp mọi khuôn mặt được giới trẻ yêu thích.</w:t>
            </w:r>
          </w:p>
          <w:p w14:paraId="515FCE33" w14:textId="77777777" w:rsidR="003E692B" w:rsidRDefault="003E692B" w:rsidP="00360364">
            <w:pPr>
              <w:rPr>
                <w:rFonts w:ascii="Segoe UI" w:hAnsi="Segoe UI" w:cs="Segoe UI"/>
                <w:color w:val="212529"/>
                <w:sz w:val="23"/>
                <w:szCs w:val="23"/>
              </w:rPr>
            </w:pPr>
            <w:r>
              <w:rPr>
                <w:rFonts w:ascii="Segoe UI" w:hAnsi="Segoe UI" w:cs="Segoe UI"/>
                <w:color w:val="212529"/>
                <w:sz w:val="23"/>
                <w:szCs w:val="23"/>
              </w:rPr>
              <w:t>- Kích thước: 51 - 22 - 145 mm.</w:t>
            </w:r>
          </w:p>
          <w:p w14:paraId="42E99956" w14:textId="6D58B14B" w:rsidR="003E692B" w:rsidRDefault="003E692B" w:rsidP="00360364"/>
        </w:tc>
      </w:tr>
      <w:tr w:rsidR="00360364" w14:paraId="77D094D9" w14:textId="77777777" w:rsidTr="001D5C59">
        <w:tc>
          <w:tcPr>
            <w:tcW w:w="4675" w:type="dxa"/>
          </w:tcPr>
          <w:p w14:paraId="5E66F2F2" w14:textId="1A89F913" w:rsidR="00B20B8E" w:rsidRDefault="00B20B8E" w:rsidP="00360364">
            <w:r>
              <w:t>20.Nữ</w:t>
            </w:r>
          </w:p>
          <w:p w14:paraId="03E00CBB" w14:textId="77777777" w:rsidR="001D5C59" w:rsidRDefault="00E819D1" w:rsidP="00360364">
            <w:r>
              <w:t>Vàng mắt trà</w:t>
            </w:r>
          </w:p>
          <w:p w14:paraId="6C349D08" w14:textId="6920D179" w:rsidR="00E819D1" w:rsidRDefault="00E819D1" w:rsidP="00360364">
            <w:r>
              <w:rPr>
                <w:noProof/>
              </w:rPr>
              <w:lastRenderedPageBreak/>
              <w:drawing>
                <wp:inline distT="0" distB="0" distL="0" distR="0" wp14:anchorId="2B11069E" wp14:editId="0F9C24CA">
                  <wp:extent cx="2194560"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tc>
        <w:tc>
          <w:tcPr>
            <w:tcW w:w="4675" w:type="dxa"/>
          </w:tcPr>
          <w:p w14:paraId="374BD837" w14:textId="77777777" w:rsidR="00E819D1" w:rsidRDefault="00E819D1" w:rsidP="00360364">
            <w:pPr>
              <w:rPr>
                <w:rFonts w:ascii="Segoe UI" w:hAnsi="Segoe UI" w:cs="Segoe UI"/>
                <w:color w:val="212529"/>
                <w:sz w:val="30"/>
                <w:szCs w:val="30"/>
              </w:rPr>
            </w:pPr>
            <w:r>
              <w:rPr>
                <w:rFonts w:ascii="Segoe UI" w:hAnsi="Segoe UI" w:cs="Segoe UI"/>
                <w:color w:val="212529"/>
                <w:sz w:val="30"/>
                <w:szCs w:val="30"/>
              </w:rPr>
              <w:lastRenderedPageBreak/>
              <w:t>Kính Mát Mắt Mèo Cat Eye PRADA SPR 50Z Cao Cấp</w:t>
            </w:r>
          </w:p>
          <w:p w14:paraId="77BE80E2" w14:textId="77777777" w:rsidR="001D5C59" w:rsidRDefault="00E819D1" w:rsidP="00360364">
            <w:pPr>
              <w:rPr>
                <w:rFonts w:ascii="Segoe UI" w:hAnsi="Segoe UI" w:cs="Segoe UI"/>
                <w:b/>
                <w:bCs/>
                <w:color w:val="FF3300"/>
                <w:sz w:val="27"/>
                <w:szCs w:val="27"/>
                <w:shd w:val="clear" w:color="auto" w:fill="FFFFFF"/>
              </w:rPr>
            </w:pPr>
            <w:r>
              <w:rPr>
                <w:rFonts w:ascii="Segoe UI" w:hAnsi="Segoe UI" w:cs="Segoe UI"/>
                <w:b/>
                <w:bCs/>
                <w:color w:val="FF3300"/>
                <w:sz w:val="27"/>
                <w:szCs w:val="27"/>
                <w:shd w:val="clear" w:color="auto" w:fill="FFFFFF"/>
              </w:rPr>
              <w:t>1,500,000</w:t>
            </w:r>
          </w:p>
          <w:p w14:paraId="064FFD78" w14:textId="77777777" w:rsidR="00E819D1" w:rsidRDefault="00E819D1"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spr50z-1</w:t>
            </w:r>
          </w:p>
          <w:p w14:paraId="7EDC67B8" w14:textId="77777777" w:rsidR="00E819D1" w:rsidRDefault="00E819D1"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PRADA</w:t>
            </w:r>
          </w:p>
          <w:p w14:paraId="0F048A49" w14:textId="77777777" w:rsidR="00E819D1" w:rsidRDefault="00E819D1" w:rsidP="00360364">
            <w:pPr>
              <w:rPr>
                <w:rFonts w:ascii="Segoe UI" w:hAnsi="Segoe UI" w:cs="Segoe UI"/>
                <w:color w:val="212529"/>
                <w:sz w:val="36"/>
              </w:rPr>
            </w:pPr>
            <w:r>
              <w:rPr>
                <w:rStyle w:val="Strong"/>
                <w:rFonts w:ascii="Segoe UI" w:hAnsi="Segoe UI" w:cs="Segoe UI"/>
                <w:b w:val="0"/>
                <w:bCs w:val="0"/>
                <w:color w:val="212529"/>
              </w:rPr>
              <w:lastRenderedPageBreak/>
              <w:t>BẢO HÀNH 6 THÁNG, LỖI 1 ĐỔI 1 </w:t>
            </w:r>
          </w:p>
          <w:p w14:paraId="3C39D907" w14:textId="28851323" w:rsidR="00E819D1" w:rsidRDefault="00E819D1" w:rsidP="00360364">
            <w:pPr>
              <w:rPr>
                <w:rFonts w:ascii="Segoe UI" w:hAnsi="Segoe UI" w:cs="Segoe UI"/>
                <w:color w:val="212529"/>
                <w:sz w:val="23"/>
                <w:szCs w:val="23"/>
              </w:rPr>
            </w:pPr>
            <w:r>
              <w:rPr>
                <w:rFonts w:ascii="Segoe UI" w:hAnsi="Segoe UI" w:cs="Segoe UI"/>
                <w:color w:val="212529"/>
                <w:sz w:val="23"/>
                <w:szCs w:val="23"/>
              </w:rPr>
              <w:t>- Gọng kính bằng Hợp kim đẹp sáng bóng sắc nét, uốn nắn chỉnh được, bản lề hợp kim chắc chắn, gập mềm nhẹ</w:t>
            </w:r>
            <w:r>
              <w:rPr>
                <w:rFonts w:ascii="Segoe UI" w:hAnsi="Segoe UI" w:cs="Segoe UI"/>
                <w:color w:val="212529"/>
                <w:sz w:val="23"/>
                <w:szCs w:val="23"/>
              </w:rPr>
              <w:br/>
              <w:t>- Có thể thay tròng làm kính cận được</w:t>
            </w:r>
            <w:r>
              <w:rPr>
                <w:rFonts w:ascii="Segoe UI" w:hAnsi="Segoe UI" w:cs="Segoe UI"/>
                <w:color w:val="212529"/>
                <w:sz w:val="23"/>
                <w:szCs w:val="23"/>
              </w:rPr>
              <w:br/>
              <w:t>- Giới tính: nam /nữ </w:t>
            </w:r>
            <w:r>
              <w:rPr>
                <w:rFonts w:ascii="Segoe UI" w:hAnsi="Segoe UI" w:cs="Segoe UI"/>
                <w:color w:val="212529"/>
                <w:sz w:val="23"/>
                <w:szCs w:val="23"/>
              </w:rPr>
              <w:br/>
              <w:t xml:space="preserve">- Thiết kế trẻ trung, đẹp sắc nét, tinh </w:t>
            </w:r>
            <w:proofErr w:type="gramStart"/>
            <w:r>
              <w:rPr>
                <w:rFonts w:ascii="Segoe UI" w:hAnsi="Segoe UI" w:cs="Segoe UI"/>
                <w:color w:val="212529"/>
                <w:sz w:val="23"/>
                <w:szCs w:val="23"/>
              </w:rPr>
              <w:t>tế ,</w:t>
            </w:r>
            <w:proofErr w:type="gramEnd"/>
            <w:r>
              <w:rPr>
                <w:rFonts w:ascii="Segoe UI" w:hAnsi="Segoe UI" w:cs="Segoe UI"/>
                <w:color w:val="212529"/>
                <w:sz w:val="23"/>
                <w:szCs w:val="23"/>
              </w:rPr>
              <w:t xml:space="preserve"> sang trọng và đẳng cấp</w:t>
            </w:r>
            <w:r>
              <w:rPr>
                <w:rFonts w:ascii="Segoe UI" w:hAnsi="Segoe UI" w:cs="Segoe UI"/>
                <w:color w:val="212529"/>
                <w:sz w:val="23"/>
                <w:szCs w:val="23"/>
              </w:rPr>
              <w:br/>
              <w:t>- Kiểu dáng vuông cá  tính phong cách hàn quốc, Phù hợp mọi khuôn mặt được giới trẻ yêu thích.</w:t>
            </w:r>
          </w:p>
          <w:p w14:paraId="1247B877" w14:textId="77777777" w:rsidR="00E819D1" w:rsidRDefault="00E819D1" w:rsidP="00360364">
            <w:pPr>
              <w:rPr>
                <w:rFonts w:ascii="Segoe UI" w:hAnsi="Segoe UI" w:cs="Segoe UI"/>
                <w:color w:val="212529"/>
                <w:sz w:val="23"/>
                <w:szCs w:val="23"/>
              </w:rPr>
            </w:pPr>
            <w:r>
              <w:rPr>
                <w:rFonts w:ascii="Segoe UI" w:hAnsi="Segoe UI" w:cs="Segoe UI"/>
                <w:color w:val="212529"/>
                <w:sz w:val="23"/>
                <w:szCs w:val="23"/>
              </w:rPr>
              <w:t>- Kích thước: 54-19-140mm</w:t>
            </w:r>
          </w:p>
          <w:p w14:paraId="397926C1" w14:textId="1122CB42" w:rsidR="00E819D1" w:rsidRDefault="00E819D1" w:rsidP="00360364"/>
        </w:tc>
      </w:tr>
      <w:tr w:rsidR="00360364" w14:paraId="2A8C418B" w14:textId="77777777" w:rsidTr="001D5C59">
        <w:tc>
          <w:tcPr>
            <w:tcW w:w="4675" w:type="dxa"/>
          </w:tcPr>
          <w:p w14:paraId="3A251FCD" w14:textId="2A27171E" w:rsidR="00B20B8E" w:rsidRDefault="00B20B8E" w:rsidP="00360364">
            <w:r>
              <w:lastRenderedPageBreak/>
              <w:t>21.Nữ</w:t>
            </w:r>
          </w:p>
          <w:p w14:paraId="435B7FF3" w14:textId="77777777" w:rsidR="001D5C59" w:rsidRDefault="00E819D1" w:rsidP="00360364">
            <w:r>
              <w:t>001 Đen bóng</w:t>
            </w:r>
          </w:p>
          <w:p w14:paraId="17EB47C3" w14:textId="7EB3E408" w:rsidR="00E819D1" w:rsidRDefault="00E819D1" w:rsidP="00360364">
            <w:r>
              <w:rPr>
                <w:noProof/>
              </w:rPr>
              <w:drawing>
                <wp:inline distT="0" distB="0" distL="0" distR="0" wp14:anchorId="563FF187" wp14:editId="05A43433">
                  <wp:extent cx="2392680" cy="2392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2680" cy="2392680"/>
                          </a:xfrm>
                          <a:prstGeom prst="rect">
                            <a:avLst/>
                          </a:prstGeom>
                        </pic:spPr>
                      </pic:pic>
                    </a:graphicData>
                  </a:graphic>
                </wp:inline>
              </w:drawing>
            </w:r>
          </w:p>
        </w:tc>
        <w:tc>
          <w:tcPr>
            <w:tcW w:w="4675" w:type="dxa"/>
          </w:tcPr>
          <w:p w14:paraId="6C817B9B" w14:textId="77777777" w:rsidR="00E819D1" w:rsidRDefault="00E819D1" w:rsidP="00360364">
            <w:pPr>
              <w:rPr>
                <w:rFonts w:ascii="Segoe UI" w:hAnsi="Segoe UI" w:cs="Segoe UI"/>
                <w:color w:val="212529"/>
                <w:sz w:val="30"/>
                <w:szCs w:val="30"/>
              </w:rPr>
            </w:pPr>
            <w:r>
              <w:rPr>
                <w:rFonts w:ascii="Segoe UI" w:hAnsi="Segoe UI" w:cs="Segoe UI"/>
                <w:color w:val="212529"/>
                <w:sz w:val="30"/>
                <w:szCs w:val="30"/>
              </w:rPr>
              <w:t>Gọng Kính Cao Cấp Acetate SAINT LAURENT SL 451</w:t>
            </w:r>
          </w:p>
          <w:p w14:paraId="607DB031" w14:textId="77777777" w:rsidR="001D5C59" w:rsidRDefault="00E819D1" w:rsidP="00360364">
            <w:pPr>
              <w:rPr>
                <w:rStyle w:val="productpricemain"/>
                <w:rFonts w:ascii="Segoe UI" w:hAnsi="Segoe UI" w:cs="Segoe UI"/>
                <w:b/>
                <w:bCs/>
                <w:color w:val="FF3300"/>
                <w:sz w:val="27"/>
                <w:szCs w:val="27"/>
                <w:shd w:val="clear" w:color="auto" w:fill="FFFFFF"/>
              </w:rPr>
            </w:pPr>
            <w:del w:id="9"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p>
          <w:p w14:paraId="57280725" w14:textId="77777777" w:rsidR="00E819D1" w:rsidRDefault="00E819D1"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sl451001</w:t>
            </w:r>
          </w:p>
          <w:p w14:paraId="1F773FBF" w14:textId="77777777" w:rsidR="00E819D1" w:rsidRDefault="00E819D1"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saint laurent</w:t>
            </w:r>
          </w:p>
          <w:p w14:paraId="382CD24A" w14:textId="05839674" w:rsidR="00E819D1" w:rsidRDefault="00E819D1" w:rsidP="00360364">
            <w:r>
              <w:rPr>
                <w:rFonts w:ascii="Segoe UI" w:hAnsi="Segoe UI" w:cs="Segoe UI"/>
                <w:color w:val="212529"/>
                <w:sz w:val="23"/>
                <w:szCs w:val="23"/>
                <w:shd w:val="clear" w:color="auto" w:fill="FFFFFF"/>
              </w:rPr>
              <w:t>▪️ Chất liệu gọng kính: Gọng kính được làm từ Acetate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56 - 16 - 140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77666BA9" w14:textId="77777777" w:rsidTr="001D5C59">
        <w:tc>
          <w:tcPr>
            <w:tcW w:w="4675" w:type="dxa"/>
          </w:tcPr>
          <w:p w14:paraId="38AEA02F" w14:textId="56B2D366" w:rsidR="00B20B8E" w:rsidRDefault="00B20B8E" w:rsidP="00360364">
            <w:r>
              <w:t>22.Nữ</w:t>
            </w:r>
          </w:p>
          <w:p w14:paraId="2DF7CE82" w14:textId="77777777" w:rsidR="001D5C59" w:rsidRDefault="00E819D1" w:rsidP="00360364">
            <w:r>
              <w:t>Đen bóng mắt đen</w:t>
            </w:r>
          </w:p>
          <w:p w14:paraId="61BB311C" w14:textId="7B362955" w:rsidR="00E819D1" w:rsidRDefault="00E819D1" w:rsidP="00360364">
            <w:r>
              <w:rPr>
                <w:noProof/>
              </w:rPr>
              <w:lastRenderedPageBreak/>
              <w:drawing>
                <wp:inline distT="0" distB="0" distL="0" distR="0" wp14:anchorId="67DC9FD5" wp14:editId="1283B0FD">
                  <wp:extent cx="2316480" cy="2316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6480" cy="2316480"/>
                          </a:xfrm>
                          <a:prstGeom prst="rect">
                            <a:avLst/>
                          </a:prstGeom>
                        </pic:spPr>
                      </pic:pic>
                    </a:graphicData>
                  </a:graphic>
                </wp:inline>
              </w:drawing>
            </w:r>
          </w:p>
        </w:tc>
        <w:tc>
          <w:tcPr>
            <w:tcW w:w="4675" w:type="dxa"/>
          </w:tcPr>
          <w:p w14:paraId="4F19D96B" w14:textId="77777777" w:rsidR="00E819D1" w:rsidRDefault="00E819D1" w:rsidP="00360364">
            <w:pPr>
              <w:rPr>
                <w:rFonts w:ascii="Segoe UI" w:hAnsi="Segoe UI" w:cs="Segoe UI"/>
                <w:color w:val="212529"/>
                <w:sz w:val="30"/>
                <w:szCs w:val="30"/>
              </w:rPr>
            </w:pPr>
            <w:r>
              <w:rPr>
                <w:rFonts w:ascii="Segoe UI" w:hAnsi="Segoe UI" w:cs="Segoe UI"/>
                <w:color w:val="212529"/>
                <w:sz w:val="30"/>
                <w:szCs w:val="30"/>
              </w:rPr>
              <w:lastRenderedPageBreak/>
              <w:t>Kính Mát Thời Trang Nam Nữ Cao Cấp TAVAT SM001</w:t>
            </w:r>
          </w:p>
          <w:p w14:paraId="277AA850" w14:textId="77777777" w:rsidR="001D5C59" w:rsidRDefault="00E819D1" w:rsidP="00360364">
            <w:pPr>
              <w:rPr>
                <w:rStyle w:val="productpricemain"/>
                <w:rFonts w:ascii="Segoe UI" w:hAnsi="Segoe UI" w:cs="Segoe UI"/>
                <w:b/>
                <w:bCs/>
                <w:color w:val="FF3300"/>
                <w:sz w:val="27"/>
                <w:szCs w:val="27"/>
                <w:shd w:val="clear" w:color="auto" w:fill="FFFFFF"/>
              </w:rPr>
            </w:pPr>
            <w:del w:id="10" w:author="Unknown">
              <w:r>
                <w:rPr>
                  <w:rFonts w:ascii="Segoe UI" w:hAnsi="Segoe UI" w:cs="Segoe UI"/>
                  <w:color w:val="777A7B"/>
                  <w:sz w:val="21"/>
                  <w:szCs w:val="21"/>
                  <w:shd w:val="clear" w:color="auto" w:fill="FFFFFF"/>
                </w:rPr>
                <w:delText>3,000,000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1,850,000</w:t>
            </w:r>
          </w:p>
          <w:p w14:paraId="7E67E1FC" w14:textId="77777777" w:rsidR="00E819D1" w:rsidRDefault="00E819D1"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tavatsm001-3</w:t>
            </w:r>
          </w:p>
          <w:p w14:paraId="50995FAB" w14:textId="77777777" w:rsidR="00E819D1" w:rsidRDefault="00E819D1"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Tavat</w:t>
            </w:r>
          </w:p>
          <w:p w14:paraId="6557E12D" w14:textId="6BCEAC55" w:rsidR="00E819D1" w:rsidRDefault="00E819D1" w:rsidP="00360364">
            <w:r>
              <w:rPr>
                <w:rFonts w:ascii="Segoe UI" w:hAnsi="Segoe UI" w:cs="Segoe UI"/>
                <w:color w:val="212529"/>
                <w:sz w:val="23"/>
                <w:szCs w:val="23"/>
                <w:shd w:val="clear" w:color="auto" w:fill="FFFFFF"/>
              </w:rPr>
              <w:t xml:space="preserve">▪️ Chất liệu gọng kính: Gọng kính được làm từ Acetate nguyên chất siêu bền chịu nhiệt, chịu lực bên trong là lõi thép không rỉ được mạ tĩnh điện 3 lớp không bong chóc hay </w:t>
            </w:r>
            <w:r>
              <w:rPr>
                <w:rFonts w:ascii="Segoe UI" w:hAnsi="Segoe UI" w:cs="Segoe UI"/>
                <w:color w:val="212529"/>
                <w:sz w:val="23"/>
                <w:szCs w:val="23"/>
                <w:shd w:val="clear" w:color="auto" w:fill="FFFFFF"/>
              </w:rPr>
              <w:lastRenderedPageBreak/>
              <w:t>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50 - 22 -145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71BE221B" w14:textId="77777777" w:rsidTr="001D5C59">
        <w:tc>
          <w:tcPr>
            <w:tcW w:w="4675" w:type="dxa"/>
          </w:tcPr>
          <w:p w14:paraId="2564D702" w14:textId="3DB61094" w:rsidR="00B20B8E" w:rsidRDefault="00B20B8E" w:rsidP="00360364">
            <w:r>
              <w:lastRenderedPageBreak/>
              <w:t>23.Nữ</w:t>
            </w:r>
          </w:p>
          <w:p w14:paraId="3BB1E8E2" w14:textId="77777777" w:rsidR="001D5C59" w:rsidRDefault="00E819D1" w:rsidP="00360364">
            <w:r>
              <w:t>38NO Đen Bóng</w:t>
            </w:r>
          </w:p>
          <w:p w14:paraId="2F3D3D50" w14:textId="395051F7" w:rsidR="00ED11B3" w:rsidRDefault="00ED11B3" w:rsidP="00360364">
            <w:r>
              <w:rPr>
                <w:noProof/>
              </w:rPr>
              <w:drawing>
                <wp:inline distT="0" distB="0" distL="0" distR="0" wp14:anchorId="596541E0" wp14:editId="5246F936">
                  <wp:extent cx="2423160" cy="242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tc>
        <w:tc>
          <w:tcPr>
            <w:tcW w:w="4675" w:type="dxa"/>
          </w:tcPr>
          <w:p w14:paraId="1B9A7A44" w14:textId="77777777" w:rsidR="00ED11B3" w:rsidRDefault="00ED11B3" w:rsidP="00360364">
            <w:pPr>
              <w:rPr>
                <w:rFonts w:ascii="Segoe UI" w:hAnsi="Segoe UI" w:cs="Segoe UI"/>
                <w:color w:val="212529"/>
                <w:sz w:val="30"/>
                <w:szCs w:val="30"/>
              </w:rPr>
            </w:pPr>
            <w:r>
              <w:rPr>
                <w:rFonts w:ascii="Segoe UI" w:hAnsi="Segoe UI" w:cs="Segoe UI"/>
                <w:color w:val="212529"/>
                <w:sz w:val="30"/>
                <w:szCs w:val="30"/>
              </w:rPr>
              <w:t>Kính Mát Nam Nữ Celine Paris CL4S090 Cao Cấp</w:t>
            </w:r>
          </w:p>
          <w:p w14:paraId="3B467E6E" w14:textId="77777777" w:rsidR="001D5C59" w:rsidRDefault="00ED11B3" w:rsidP="00360364">
            <w:pPr>
              <w:rPr>
                <w:rStyle w:val="productpricemain"/>
                <w:rFonts w:ascii="Segoe UI" w:hAnsi="Segoe UI" w:cs="Segoe UI"/>
                <w:b/>
                <w:bCs/>
                <w:color w:val="FF3300"/>
                <w:sz w:val="27"/>
                <w:szCs w:val="27"/>
                <w:shd w:val="clear" w:color="auto" w:fill="FFFFFF"/>
              </w:rPr>
            </w:pPr>
            <w:del w:id="11"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p>
          <w:p w14:paraId="131DA84D" w14:textId="77777777" w:rsidR="00ED11B3" w:rsidRDefault="00ED11B3"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cl4s09038no</w:t>
            </w:r>
          </w:p>
          <w:p w14:paraId="43D3283F" w14:textId="77777777" w:rsidR="00ED11B3" w:rsidRDefault="00ED11B3"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celine</w:t>
            </w:r>
          </w:p>
          <w:p w14:paraId="5B65F6E9" w14:textId="671B0D8F" w:rsidR="00ED11B3" w:rsidRDefault="00ED11B3" w:rsidP="00360364">
            <w:r>
              <w:rPr>
                <w:rFonts w:ascii="Segoe UI" w:hAnsi="Segoe UI" w:cs="Segoe UI"/>
                <w:color w:val="212529"/>
                <w:sz w:val="23"/>
                <w:szCs w:val="23"/>
                <w:shd w:val="clear" w:color="auto" w:fill="FFFFFF"/>
              </w:rPr>
              <w:t>▪️ Chất liệu gọng kính: Gọng kính được làm từ Acetate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56 - 18 - 145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458E16E1" w14:textId="77777777" w:rsidTr="001D5C59">
        <w:tc>
          <w:tcPr>
            <w:tcW w:w="4675" w:type="dxa"/>
          </w:tcPr>
          <w:p w14:paraId="0CA6DAC1" w14:textId="4059FC06" w:rsidR="00B20B8E" w:rsidRDefault="00B20B8E" w:rsidP="00360364">
            <w:r>
              <w:t>24.Nữ</w:t>
            </w:r>
          </w:p>
          <w:p w14:paraId="44ABA3FA" w14:textId="77777777" w:rsidR="001D5C59" w:rsidRDefault="00ED11B3" w:rsidP="00360364">
            <w:r>
              <w:t>Đen</w:t>
            </w:r>
          </w:p>
          <w:p w14:paraId="2EC3156E" w14:textId="77777777" w:rsidR="00ED11B3" w:rsidRDefault="00ED11B3" w:rsidP="00360364">
            <w:r>
              <w:rPr>
                <w:noProof/>
              </w:rPr>
              <w:lastRenderedPageBreak/>
              <w:drawing>
                <wp:inline distT="0" distB="0" distL="0" distR="0" wp14:anchorId="26788671" wp14:editId="306248B6">
                  <wp:extent cx="1874520" cy="1874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p w14:paraId="53AC9CEF" w14:textId="77777777" w:rsidR="00ED11B3" w:rsidRDefault="00ED11B3" w:rsidP="00360364">
            <w:r>
              <w:t>Trắng</w:t>
            </w:r>
          </w:p>
          <w:p w14:paraId="262F615E" w14:textId="3AB16136" w:rsidR="00ED11B3" w:rsidRDefault="00ED11B3" w:rsidP="00360364">
            <w:r>
              <w:rPr>
                <w:noProof/>
              </w:rPr>
              <w:drawing>
                <wp:inline distT="0" distB="0" distL="0" distR="0" wp14:anchorId="41EB174E" wp14:editId="3FBFEF92">
                  <wp:extent cx="22860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c>
        <w:tc>
          <w:tcPr>
            <w:tcW w:w="4675" w:type="dxa"/>
          </w:tcPr>
          <w:p w14:paraId="20372D91" w14:textId="77777777" w:rsidR="00ED11B3" w:rsidRDefault="00ED11B3" w:rsidP="00360364">
            <w:pPr>
              <w:rPr>
                <w:rFonts w:ascii="Segoe UI" w:hAnsi="Segoe UI" w:cs="Segoe UI"/>
                <w:color w:val="212529"/>
                <w:sz w:val="30"/>
                <w:szCs w:val="30"/>
              </w:rPr>
            </w:pPr>
            <w:r>
              <w:rPr>
                <w:rFonts w:ascii="Segoe UI" w:hAnsi="Segoe UI" w:cs="Segoe UI"/>
                <w:color w:val="212529"/>
                <w:sz w:val="30"/>
                <w:szCs w:val="30"/>
              </w:rPr>
              <w:lastRenderedPageBreak/>
              <w:t>Kính Mát Cao Cấp Versace VE4377</w:t>
            </w:r>
          </w:p>
          <w:p w14:paraId="44B75AA9" w14:textId="77777777" w:rsidR="001D5C59" w:rsidRDefault="00ED11B3" w:rsidP="00360364">
            <w:pPr>
              <w:rPr>
                <w:rStyle w:val="productpricemain"/>
                <w:rFonts w:ascii="Segoe UI" w:hAnsi="Segoe UI" w:cs="Segoe UI"/>
                <w:b/>
                <w:bCs/>
                <w:color w:val="FF3300"/>
                <w:sz w:val="27"/>
                <w:szCs w:val="27"/>
                <w:shd w:val="clear" w:color="auto" w:fill="FFFFFF"/>
              </w:rPr>
            </w:pPr>
            <w:del w:id="12"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p>
          <w:p w14:paraId="2986FC84" w14:textId="77777777" w:rsidR="00ED11B3" w:rsidRDefault="00ED11B3"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ve4377-(1/2)</w:t>
            </w:r>
          </w:p>
          <w:p w14:paraId="4177F6C4" w14:textId="77777777" w:rsidR="00ED11B3" w:rsidRDefault="00ED11B3"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VERSACE</w:t>
            </w:r>
          </w:p>
          <w:p w14:paraId="02B71ADC" w14:textId="60CE954C" w:rsidR="00ED11B3" w:rsidRDefault="00ED11B3" w:rsidP="00360364">
            <w:r>
              <w:rPr>
                <w:rFonts w:ascii="Segoe UI" w:hAnsi="Segoe UI" w:cs="Segoe UI"/>
                <w:color w:val="212529"/>
                <w:sz w:val="23"/>
                <w:szCs w:val="23"/>
                <w:shd w:val="clear" w:color="auto" w:fill="FFFFFF"/>
              </w:rPr>
              <w:t xml:space="preserve">▪️ Chất liệu gọng kính: Gọng kính được làm từ Acetate nguyên chất siêu bền chịu nhiệt, chịu lực bên trong là lõi thép không rỉ được mạ tĩnh điện 3 lớp không bong chóc hay bay màu, bản lề được làm từ hợp kim chắc </w:t>
            </w:r>
            <w:r>
              <w:rPr>
                <w:rFonts w:ascii="Segoe UI" w:hAnsi="Segoe UI" w:cs="Segoe UI"/>
                <w:color w:val="212529"/>
                <w:sz w:val="23"/>
                <w:szCs w:val="23"/>
                <w:shd w:val="clear" w:color="auto" w:fill="FFFFFF"/>
              </w:rPr>
              <w:lastRenderedPageBreak/>
              <w:t>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53 - 19 - 140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2080B553" w14:textId="77777777" w:rsidTr="001D5C59">
        <w:tc>
          <w:tcPr>
            <w:tcW w:w="4675" w:type="dxa"/>
          </w:tcPr>
          <w:p w14:paraId="57263ADC" w14:textId="4AE83BDE" w:rsidR="00B20B8E" w:rsidRDefault="00B20B8E" w:rsidP="00360364">
            <w:r>
              <w:lastRenderedPageBreak/>
              <w:t>25.Nữ</w:t>
            </w:r>
          </w:p>
          <w:p w14:paraId="1A0E2891" w14:textId="77777777" w:rsidR="001D5C59" w:rsidRDefault="008465A6" w:rsidP="00360364">
            <w:r>
              <w:t>C05 Xanh dương mắt xanh</w:t>
            </w:r>
          </w:p>
          <w:p w14:paraId="7270F2CD" w14:textId="77777777" w:rsidR="008465A6" w:rsidRDefault="008465A6" w:rsidP="00360364">
            <w:r>
              <w:rPr>
                <w:noProof/>
              </w:rPr>
              <w:drawing>
                <wp:inline distT="0" distB="0" distL="0" distR="0" wp14:anchorId="6CF1FF5C" wp14:editId="1A8203E2">
                  <wp:extent cx="2286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783BEFC0" w14:textId="77777777" w:rsidR="008465A6" w:rsidRDefault="008465A6" w:rsidP="00360364">
            <w:r>
              <w:t>C84 Nâu mắt nâu</w:t>
            </w:r>
          </w:p>
          <w:p w14:paraId="77108EFA" w14:textId="2379C1D6" w:rsidR="008465A6" w:rsidRDefault="008465A6" w:rsidP="00360364">
            <w:r>
              <w:rPr>
                <w:noProof/>
              </w:rPr>
              <w:lastRenderedPageBreak/>
              <w:drawing>
                <wp:inline distT="0" distB="0" distL="0" distR="0" wp14:anchorId="110DF46E" wp14:editId="3499F433">
                  <wp:extent cx="1813560" cy="1813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3560" cy="1813560"/>
                          </a:xfrm>
                          <a:prstGeom prst="rect">
                            <a:avLst/>
                          </a:prstGeom>
                        </pic:spPr>
                      </pic:pic>
                    </a:graphicData>
                  </a:graphic>
                </wp:inline>
              </w:drawing>
            </w:r>
          </w:p>
        </w:tc>
        <w:tc>
          <w:tcPr>
            <w:tcW w:w="4675" w:type="dxa"/>
          </w:tcPr>
          <w:p w14:paraId="7C05FBF9" w14:textId="77777777" w:rsidR="008465A6" w:rsidRDefault="008465A6" w:rsidP="00360364">
            <w:pPr>
              <w:rPr>
                <w:rFonts w:ascii="Segoe UI" w:hAnsi="Segoe UI" w:cs="Segoe UI"/>
                <w:color w:val="212529"/>
                <w:sz w:val="30"/>
                <w:szCs w:val="30"/>
              </w:rPr>
            </w:pPr>
            <w:r>
              <w:rPr>
                <w:rFonts w:ascii="Segoe UI" w:hAnsi="Segoe UI" w:cs="Segoe UI"/>
                <w:color w:val="212529"/>
                <w:sz w:val="30"/>
                <w:szCs w:val="30"/>
              </w:rPr>
              <w:lastRenderedPageBreak/>
              <w:t>Kính Mát Phân Cực Jason JS6320</w:t>
            </w:r>
          </w:p>
          <w:p w14:paraId="077C5350" w14:textId="77777777" w:rsidR="001D5C59" w:rsidRDefault="008465A6" w:rsidP="00360364">
            <w:r>
              <w:t xml:space="preserve">Giá: 800,000 </w:t>
            </w:r>
            <w:r>
              <w:sym w:font="Wingdings" w:char="F0E0"/>
            </w:r>
            <w:r>
              <w:t xml:space="preserve"> 500,000</w:t>
            </w:r>
          </w:p>
          <w:p w14:paraId="00AF7EA7" w14:textId="77777777" w:rsidR="008465A6" w:rsidRDefault="008465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js6320-(2/3)</w:t>
            </w:r>
          </w:p>
          <w:p w14:paraId="03556309" w14:textId="77777777" w:rsidR="008465A6" w:rsidRDefault="008465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Jason</w:t>
            </w:r>
          </w:p>
          <w:p w14:paraId="0597C95B" w14:textId="77777777" w:rsidR="008465A6" w:rsidRDefault="008465A6" w:rsidP="00360364">
            <w:pPr>
              <w:rPr>
                <w:rFonts w:ascii="Segoe UI" w:hAnsi="Segoe UI" w:cs="Segoe UI"/>
                <w:color w:val="212529"/>
                <w:sz w:val="23"/>
                <w:szCs w:val="23"/>
              </w:rPr>
            </w:pPr>
            <w:r>
              <w:rPr>
                <w:rFonts w:ascii="Segoe UI" w:hAnsi="Segoe UI" w:cs="Segoe UI"/>
                <w:color w:val="212529"/>
                <w:sz w:val="23"/>
                <w:szCs w:val="23"/>
              </w:rPr>
              <w:t>● Tròng Plastic chống lóa, chống tia uv.</w:t>
            </w:r>
            <w:r>
              <w:rPr>
                <w:rFonts w:ascii="Segoe UI" w:hAnsi="Segoe UI" w:cs="Segoe UI"/>
                <w:color w:val="212529"/>
                <w:sz w:val="23"/>
                <w:szCs w:val="23"/>
              </w:rPr>
              <w:br/>
              <w:t>● Chất liệu khung: hợp kim.</w:t>
            </w:r>
            <w:r>
              <w:rPr>
                <w:rFonts w:ascii="Segoe UI" w:hAnsi="Segoe UI" w:cs="Segoe UI"/>
                <w:color w:val="212529"/>
                <w:sz w:val="23"/>
                <w:szCs w:val="23"/>
              </w:rPr>
              <w:br/>
              <w:t>● Chất liệu tròng: Plastic.</w:t>
            </w:r>
            <w:r>
              <w:rPr>
                <w:rFonts w:ascii="Segoe UI" w:hAnsi="Segoe UI" w:cs="Segoe UI"/>
                <w:color w:val="212529"/>
                <w:sz w:val="23"/>
                <w:szCs w:val="23"/>
              </w:rPr>
              <w:br/>
              <w:t>● Phong cách: Unisex.</w:t>
            </w:r>
          </w:p>
          <w:p w14:paraId="2B146A72" w14:textId="77777777" w:rsidR="008465A6" w:rsidRDefault="008465A6" w:rsidP="00360364">
            <w:pPr>
              <w:rPr>
                <w:rFonts w:ascii="Segoe UI" w:hAnsi="Segoe UI" w:cs="Segoe UI"/>
                <w:color w:val="212529"/>
                <w:sz w:val="23"/>
                <w:szCs w:val="23"/>
              </w:rPr>
            </w:pPr>
            <w:r>
              <w:rPr>
                <w:rFonts w:ascii="Segoe UI" w:hAnsi="Segoe UI" w:cs="Segoe UI"/>
                <w:color w:val="212529"/>
                <w:sz w:val="23"/>
                <w:szCs w:val="23"/>
              </w:rPr>
              <w:t> </w:t>
            </w:r>
          </w:p>
          <w:p w14:paraId="49446EB5" w14:textId="143BF238" w:rsidR="008465A6" w:rsidRDefault="008465A6" w:rsidP="00360364">
            <w:pPr>
              <w:rPr>
                <w:rFonts w:ascii="Segoe UI" w:hAnsi="Segoe UI" w:cs="Segoe UI"/>
                <w:color w:val="212529"/>
                <w:sz w:val="23"/>
                <w:szCs w:val="23"/>
              </w:rPr>
            </w:pPr>
            <w:r>
              <w:rPr>
                <w:rStyle w:val="Strong"/>
                <w:rFonts w:ascii="Segoe UI" w:hAnsi="Segoe UI" w:cs="Segoe UI"/>
                <w:color w:val="212529"/>
                <w:sz w:val="23"/>
                <w:szCs w:val="23"/>
              </w:rPr>
              <w:t>Kích thước:  </w:t>
            </w:r>
            <w:r>
              <w:rPr>
                <w:rFonts w:ascii="Segoe UI" w:hAnsi="Segoe UI" w:cs="Segoe UI"/>
                <w:color w:val="212529"/>
                <w:sz w:val="23"/>
                <w:szCs w:val="23"/>
              </w:rPr>
              <w:br/>
              <w:t>● Chiều rộng mắt kính: 61 mm</w:t>
            </w:r>
            <w:r>
              <w:rPr>
                <w:rFonts w:ascii="Segoe UI" w:hAnsi="Segoe UI" w:cs="Segoe UI"/>
                <w:color w:val="212529"/>
                <w:sz w:val="23"/>
                <w:szCs w:val="23"/>
              </w:rPr>
              <w:br/>
              <w:t>● Chiều cao mắt kính: 50 mm</w:t>
            </w:r>
            <w:r>
              <w:rPr>
                <w:rFonts w:ascii="Segoe UI" w:hAnsi="Segoe UI" w:cs="Segoe UI"/>
                <w:color w:val="212529"/>
                <w:sz w:val="23"/>
                <w:szCs w:val="23"/>
              </w:rPr>
              <w:br/>
              <w:t>● Cầu kính: 14 mm</w:t>
            </w:r>
            <w:r>
              <w:rPr>
                <w:rFonts w:ascii="Segoe UI" w:hAnsi="Segoe UI" w:cs="Segoe UI"/>
                <w:color w:val="212529"/>
                <w:sz w:val="23"/>
                <w:szCs w:val="23"/>
              </w:rPr>
              <w:br/>
              <w:t>● Chiều rộng khung kính: 142 mm</w:t>
            </w:r>
            <w:r>
              <w:rPr>
                <w:rFonts w:ascii="Segoe UI" w:hAnsi="Segoe UI" w:cs="Segoe UI"/>
                <w:color w:val="212529"/>
                <w:sz w:val="23"/>
                <w:szCs w:val="23"/>
              </w:rPr>
              <w:br/>
              <w:t>● Chiều dài càng kính: 145 mm</w:t>
            </w:r>
          </w:p>
          <w:p w14:paraId="514A0A79" w14:textId="2EAB7933" w:rsidR="008465A6" w:rsidRDefault="008465A6" w:rsidP="00360364"/>
        </w:tc>
      </w:tr>
      <w:tr w:rsidR="00360364" w14:paraId="1EB61041" w14:textId="77777777" w:rsidTr="001D5C59">
        <w:tc>
          <w:tcPr>
            <w:tcW w:w="4675" w:type="dxa"/>
          </w:tcPr>
          <w:p w14:paraId="4A4D8266" w14:textId="6FAEC81A" w:rsidR="00B20B8E" w:rsidRDefault="00B20B8E" w:rsidP="00360364">
            <w:r>
              <w:t>26.Nữ</w:t>
            </w:r>
          </w:p>
          <w:p w14:paraId="4D5C8C4B" w14:textId="77777777" w:rsidR="001D5C59" w:rsidRDefault="008465A6" w:rsidP="00360364">
            <w:r>
              <w:t>001 Đen bóng</w:t>
            </w:r>
          </w:p>
          <w:p w14:paraId="1BD2011D" w14:textId="77777777" w:rsidR="008465A6" w:rsidRDefault="008465A6" w:rsidP="00360364">
            <w:r>
              <w:rPr>
                <w:noProof/>
              </w:rPr>
              <w:drawing>
                <wp:inline distT="0" distB="0" distL="0" distR="0" wp14:anchorId="45F8364F" wp14:editId="4B17B965">
                  <wp:extent cx="1653540" cy="16535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53540" cy="1653540"/>
                          </a:xfrm>
                          <a:prstGeom prst="rect">
                            <a:avLst/>
                          </a:prstGeom>
                        </pic:spPr>
                      </pic:pic>
                    </a:graphicData>
                  </a:graphic>
                </wp:inline>
              </w:drawing>
            </w:r>
          </w:p>
          <w:p w14:paraId="4994A9F0" w14:textId="77777777" w:rsidR="008465A6" w:rsidRDefault="008465A6" w:rsidP="00360364">
            <w:r>
              <w:t>003 Màu Kem</w:t>
            </w:r>
          </w:p>
          <w:p w14:paraId="04B9042D" w14:textId="5B279B5D" w:rsidR="008465A6" w:rsidRDefault="008465A6" w:rsidP="00360364">
            <w:r>
              <w:rPr>
                <w:noProof/>
              </w:rPr>
              <w:drawing>
                <wp:inline distT="0" distB="0" distL="0" distR="0" wp14:anchorId="1980339A" wp14:editId="36CB580B">
                  <wp:extent cx="2598420" cy="2598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inline>
              </w:drawing>
            </w:r>
          </w:p>
        </w:tc>
        <w:tc>
          <w:tcPr>
            <w:tcW w:w="4675" w:type="dxa"/>
          </w:tcPr>
          <w:p w14:paraId="329A5494" w14:textId="77777777" w:rsidR="008465A6" w:rsidRDefault="008465A6" w:rsidP="00360364">
            <w:pPr>
              <w:rPr>
                <w:rFonts w:ascii="Segoe UI" w:hAnsi="Segoe UI" w:cs="Segoe UI"/>
                <w:color w:val="212529"/>
                <w:sz w:val="30"/>
                <w:szCs w:val="30"/>
              </w:rPr>
            </w:pPr>
            <w:r>
              <w:rPr>
                <w:rFonts w:ascii="Segoe UI" w:hAnsi="Segoe UI" w:cs="Segoe UI"/>
                <w:color w:val="212529"/>
                <w:sz w:val="30"/>
                <w:szCs w:val="30"/>
              </w:rPr>
              <w:t>Kính Mát Cao Cấp Balenciaga BB0050S</w:t>
            </w:r>
          </w:p>
          <w:p w14:paraId="47B17601" w14:textId="77777777" w:rsidR="001D5C59" w:rsidRDefault="008465A6" w:rsidP="00360364">
            <w:pPr>
              <w:rPr>
                <w:rStyle w:val="productpricemain"/>
                <w:rFonts w:ascii="Segoe UI" w:hAnsi="Segoe UI" w:cs="Segoe UI"/>
                <w:b/>
                <w:bCs/>
                <w:color w:val="FF3300"/>
                <w:sz w:val="27"/>
                <w:szCs w:val="27"/>
                <w:shd w:val="clear" w:color="auto" w:fill="FFFFFF"/>
              </w:rPr>
            </w:pPr>
            <w:del w:id="13"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p>
          <w:p w14:paraId="04A32216" w14:textId="77777777" w:rsidR="008465A6" w:rsidRDefault="008465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w:t>
            </w:r>
            <w:r>
              <w:rPr>
                <w:rFonts w:ascii="Segoe UI" w:hAnsi="Segoe UI" w:cs="Segoe UI"/>
                <w:color w:val="212529"/>
                <w:sz w:val="20"/>
                <w:szCs w:val="20"/>
                <w:shd w:val="clear" w:color="auto" w:fill="FFFFFF"/>
              </w:rPr>
              <w:t> bb0050</w:t>
            </w:r>
            <w:proofErr w:type="gramStart"/>
            <w:r>
              <w:rPr>
                <w:rFonts w:ascii="Segoe UI" w:hAnsi="Segoe UI" w:cs="Segoe UI"/>
                <w:color w:val="212529"/>
                <w:sz w:val="20"/>
                <w:szCs w:val="20"/>
                <w:shd w:val="clear" w:color="auto" w:fill="FFFFFF"/>
              </w:rPr>
              <w:t>s(</w:t>
            </w:r>
            <w:proofErr w:type="gramEnd"/>
            <w:r>
              <w:rPr>
                <w:rFonts w:ascii="Segoe UI" w:hAnsi="Segoe UI" w:cs="Segoe UI"/>
                <w:color w:val="212529"/>
                <w:sz w:val="20"/>
                <w:szCs w:val="20"/>
                <w:shd w:val="clear" w:color="auto" w:fill="FFFFFF"/>
              </w:rPr>
              <w:t>001/003)</w:t>
            </w:r>
          </w:p>
          <w:p w14:paraId="79D9D525" w14:textId="77777777" w:rsidR="008465A6" w:rsidRDefault="008465A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Balenciaga</w:t>
            </w:r>
          </w:p>
          <w:p w14:paraId="48E1EFB7" w14:textId="3B5D5A0D" w:rsidR="008465A6" w:rsidRDefault="008465A6" w:rsidP="00360364">
            <w:r>
              <w:rPr>
                <w:rFonts w:ascii="Segoe UI" w:hAnsi="Segoe UI" w:cs="Segoe UI"/>
                <w:color w:val="212529"/>
                <w:sz w:val="23"/>
                <w:szCs w:val="23"/>
                <w:shd w:val="clear" w:color="auto" w:fill="FFFFFF"/>
              </w:rPr>
              <w:t>▪️ Chất liệu gọng kính: Gọng kính được làm từ Acetate nguyên chất siêu bền chịu nhiệt, 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55 - 19 - 145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5B07E1AA" w14:textId="77777777" w:rsidTr="001D5C59">
        <w:tc>
          <w:tcPr>
            <w:tcW w:w="4675" w:type="dxa"/>
          </w:tcPr>
          <w:p w14:paraId="1F3F7A9E" w14:textId="04A83295" w:rsidR="00B20B8E" w:rsidRDefault="00B20B8E" w:rsidP="00360364">
            <w:r>
              <w:t>27.Nữ</w:t>
            </w:r>
          </w:p>
          <w:p w14:paraId="4B67DDF0" w14:textId="77777777" w:rsidR="001D5C59" w:rsidRDefault="008465A6" w:rsidP="00360364">
            <w:r>
              <w:t>001 Đen</w:t>
            </w:r>
          </w:p>
          <w:p w14:paraId="7EDB789F" w14:textId="77777777" w:rsidR="008465A6" w:rsidRDefault="008465A6" w:rsidP="00360364">
            <w:r>
              <w:rPr>
                <w:noProof/>
              </w:rPr>
              <w:lastRenderedPageBreak/>
              <w:drawing>
                <wp:inline distT="0" distB="0" distL="0" distR="0" wp14:anchorId="6B80A051" wp14:editId="53C4A1CC">
                  <wp:extent cx="2110740" cy="21107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0740" cy="2110740"/>
                          </a:xfrm>
                          <a:prstGeom prst="rect">
                            <a:avLst/>
                          </a:prstGeom>
                        </pic:spPr>
                      </pic:pic>
                    </a:graphicData>
                  </a:graphic>
                </wp:inline>
              </w:drawing>
            </w:r>
          </w:p>
          <w:p w14:paraId="7684228C" w14:textId="77777777" w:rsidR="008465A6" w:rsidRDefault="008465A6" w:rsidP="00360364">
            <w:r>
              <w:t>002 Bạc</w:t>
            </w:r>
          </w:p>
          <w:p w14:paraId="499A601C" w14:textId="7A489B24" w:rsidR="008465A6" w:rsidRDefault="008465A6" w:rsidP="00360364">
            <w:r>
              <w:rPr>
                <w:noProof/>
              </w:rPr>
              <w:drawing>
                <wp:inline distT="0" distB="0" distL="0" distR="0" wp14:anchorId="4E74C07E" wp14:editId="64EDFEDF">
                  <wp:extent cx="2712720" cy="2712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2720" cy="2712720"/>
                          </a:xfrm>
                          <a:prstGeom prst="rect">
                            <a:avLst/>
                          </a:prstGeom>
                        </pic:spPr>
                      </pic:pic>
                    </a:graphicData>
                  </a:graphic>
                </wp:inline>
              </w:drawing>
            </w:r>
          </w:p>
        </w:tc>
        <w:tc>
          <w:tcPr>
            <w:tcW w:w="4675" w:type="dxa"/>
          </w:tcPr>
          <w:p w14:paraId="2C5C5F63" w14:textId="77777777" w:rsidR="008465A6" w:rsidRDefault="008465A6" w:rsidP="00360364">
            <w:pPr>
              <w:rPr>
                <w:rFonts w:ascii="Segoe UI" w:hAnsi="Segoe UI" w:cs="Segoe UI"/>
                <w:color w:val="212529"/>
                <w:sz w:val="30"/>
                <w:szCs w:val="30"/>
              </w:rPr>
            </w:pPr>
            <w:r>
              <w:rPr>
                <w:rFonts w:ascii="Segoe UI" w:hAnsi="Segoe UI" w:cs="Segoe UI"/>
                <w:color w:val="212529"/>
                <w:sz w:val="30"/>
                <w:szCs w:val="30"/>
              </w:rPr>
              <w:lastRenderedPageBreak/>
              <w:t>Kính Mát Cao Cấp Balenciaga BB0157S</w:t>
            </w:r>
          </w:p>
          <w:p w14:paraId="1473F92F" w14:textId="77777777" w:rsidR="001D5C59" w:rsidRDefault="008465A6" w:rsidP="00360364">
            <w:r>
              <w:t xml:space="preserve">Giá: 2,000,000 </w:t>
            </w:r>
            <w:r>
              <w:sym w:font="Wingdings" w:char="F0E0"/>
            </w:r>
            <w:r>
              <w:t>1,500,000</w:t>
            </w:r>
          </w:p>
          <w:p w14:paraId="4146DBE3" w14:textId="74BA94E7" w:rsidR="00B20B8E" w:rsidRDefault="00B20B8E"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bb0157</w:t>
            </w:r>
            <w:proofErr w:type="gramStart"/>
            <w:r>
              <w:rPr>
                <w:rFonts w:ascii="Segoe UI" w:hAnsi="Segoe UI" w:cs="Segoe UI"/>
                <w:color w:val="212529"/>
                <w:sz w:val="20"/>
                <w:szCs w:val="20"/>
                <w:shd w:val="clear" w:color="auto" w:fill="FFFFFF"/>
              </w:rPr>
              <w:t>s(</w:t>
            </w:r>
            <w:proofErr w:type="gramEnd"/>
            <w:r>
              <w:rPr>
                <w:rFonts w:ascii="Segoe UI" w:hAnsi="Segoe UI" w:cs="Segoe UI"/>
                <w:color w:val="212529"/>
                <w:sz w:val="20"/>
                <w:szCs w:val="20"/>
                <w:shd w:val="clear" w:color="auto" w:fill="FFFFFF"/>
              </w:rPr>
              <w:t>001/002)</w:t>
            </w:r>
          </w:p>
          <w:p w14:paraId="5CD3A52F" w14:textId="77777777" w:rsidR="00B20B8E" w:rsidRDefault="00B20B8E"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Balenciaga</w:t>
            </w:r>
          </w:p>
          <w:p w14:paraId="4265EB7D" w14:textId="039C4663" w:rsidR="00B20B8E" w:rsidRDefault="00B20B8E" w:rsidP="00360364">
            <w:r>
              <w:rPr>
                <w:rFonts w:ascii="Segoe UI" w:hAnsi="Segoe UI" w:cs="Segoe UI"/>
                <w:color w:val="212529"/>
                <w:sz w:val="23"/>
                <w:szCs w:val="23"/>
                <w:shd w:val="clear" w:color="auto" w:fill="FFFFFF"/>
              </w:rPr>
              <w:t xml:space="preserve">▪️ Chất liệu gọng kính: Gọng kính được làm từ Acetate nguyên chất siêu bền chịu nhiệt, </w:t>
            </w:r>
            <w:r>
              <w:rPr>
                <w:rFonts w:ascii="Segoe UI" w:hAnsi="Segoe UI" w:cs="Segoe UI"/>
                <w:color w:val="212529"/>
                <w:sz w:val="23"/>
                <w:szCs w:val="23"/>
                <w:shd w:val="clear" w:color="auto" w:fill="FFFFFF"/>
              </w:rPr>
              <w:lastRenderedPageBreak/>
              <w:t>chịu lực bên trong là lõi thép không rỉ được mạ tĩnh điện 3 lớp không bong chóc hay bay màu, bản lề được làm từ hợp kim chắc chắn.</w:t>
            </w:r>
            <w:r>
              <w:rPr>
                <w:rFonts w:ascii="Segoe UI" w:hAnsi="Segoe UI" w:cs="Segoe UI"/>
                <w:color w:val="212529"/>
                <w:sz w:val="23"/>
                <w:szCs w:val="23"/>
              </w:rPr>
              <w:br/>
            </w:r>
            <w:r>
              <w:rPr>
                <w:rFonts w:ascii="Segoe UI" w:hAnsi="Segoe UI" w:cs="Segoe UI"/>
                <w:color w:val="212529"/>
                <w:sz w:val="23"/>
                <w:szCs w:val="23"/>
                <w:shd w:val="clear" w:color="auto" w:fill="FFFFFF"/>
              </w:rPr>
              <w:t>▪️ Chất liệu tròng kính: Mắt kính cao cấp chống UV tiêu chuẩn 400 bảo vệ mặt chống lại bức xạ cực tím, ngăn chặn 99-100% sóng tử ngoại UVA và UVB, chống lóa polarized.</w:t>
            </w:r>
            <w:r>
              <w:rPr>
                <w:rFonts w:ascii="Segoe UI" w:hAnsi="Segoe UI" w:cs="Segoe UI"/>
                <w:color w:val="212529"/>
                <w:sz w:val="23"/>
                <w:szCs w:val="23"/>
              </w:rPr>
              <w:br/>
            </w:r>
            <w:r>
              <w:rPr>
                <w:rFonts w:ascii="Segoe UI" w:hAnsi="Segoe UI" w:cs="Segoe UI"/>
                <w:color w:val="212529"/>
                <w:sz w:val="23"/>
                <w:szCs w:val="23"/>
                <w:shd w:val="clear" w:color="auto" w:fill="FFFFFF"/>
              </w:rPr>
              <w:t>▪️ Size: 62 - 17 - 128 mm</w:t>
            </w:r>
            <w:r>
              <w:rPr>
                <w:rFonts w:ascii="Segoe UI" w:hAnsi="Segoe UI" w:cs="Segoe UI"/>
                <w:color w:val="212529"/>
                <w:sz w:val="23"/>
                <w:szCs w:val="23"/>
              </w:rPr>
              <w:br/>
            </w:r>
            <w:r>
              <w:rPr>
                <w:rFonts w:ascii="Segoe UI" w:hAnsi="Segoe UI" w:cs="Segoe UI"/>
                <w:color w:val="212529"/>
                <w:sz w:val="23"/>
                <w:szCs w:val="23"/>
                <w:shd w:val="clear" w:color="auto" w:fill="FFFFFF"/>
              </w:rPr>
              <w:t>▪️ Sản phẩm Full Box (hộp Cartoon, khăn lau, hôp da chống va đập, sách hướng dẫn, thẻ, túi sách của hãng).</w:t>
            </w:r>
          </w:p>
        </w:tc>
      </w:tr>
      <w:tr w:rsidR="00360364" w14:paraId="72F94E90" w14:textId="77777777" w:rsidTr="001D5C59">
        <w:tc>
          <w:tcPr>
            <w:tcW w:w="4675" w:type="dxa"/>
          </w:tcPr>
          <w:p w14:paraId="53F13827" w14:textId="77777777" w:rsidR="001D5C59" w:rsidRDefault="00B20B8E" w:rsidP="00360364">
            <w:r>
              <w:lastRenderedPageBreak/>
              <w:t>28.Ngày và đêm</w:t>
            </w:r>
          </w:p>
          <w:p w14:paraId="4E4A49F1" w14:textId="77777777" w:rsidR="00B20B8E" w:rsidRDefault="00B20B8E" w:rsidP="00360364">
            <w:r>
              <w:t>BKGR</w:t>
            </w:r>
          </w:p>
          <w:p w14:paraId="58692CFE" w14:textId="08CA8E5D" w:rsidR="00B20B8E" w:rsidRDefault="00B20B8E" w:rsidP="00360364">
            <w:r>
              <w:rPr>
                <w:noProof/>
              </w:rPr>
              <w:drawing>
                <wp:inline distT="0" distB="0" distL="0" distR="0" wp14:anchorId="5DC4458C" wp14:editId="7B43C8D3">
                  <wp:extent cx="1943100" cy="194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tc>
        <w:tc>
          <w:tcPr>
            <w:tcW w:w="4675" w:type="dxa"/>
          </w:tcPr>
          <w:p w14:paraId="4DBC65FA" w14:textId="77777777" w:rsidR="00B20B8E" w:rsidRDefault="00B20B8E" w:rsidP="00360364">
            <w:pPr>
              <w:rPr>
                <w:rFonts w:ascii="Segoe UI" w:hAnsi="Segoe UI" w:cs="Segoe UI"/>
                <w:color w:val="212529"/>
                <w:sz w:val="30"/>
                <w:szCs w:val="30"/>
              </w:rPr>
            </w:pPr>
            <w:r>
              <w:rPr>
                <w:rFonts w:ascii="Segoe UI" w:hAnsi="Segoe UI" w:cs="Segoe UI"/>
                <w:color w:val="212529"/>
                <w:sz w:val="30"/>
                <w:szCs w:val="30"/>
              </w:rPr>
              <w:t>Kính Mát Bộ 2 Tròng Tháo Lắp Double Shield 70015</w:t>
            </w:r>
          </w:p>
          <w:p w14:paraId="292A91BB" w14:textId="77777777" w:rsidR="001D5C59" w:rsidRDefault="00B20B8E" w:rsidP="00360364">
            <w:r>
              <w:t>Giá: 300,000</w:t>
            </w:r>
          </w:p>
          <w:p w14:paraId="292B93E7" w14:textId="77777777" w:rsidR="00B20B8E" w:rsidRDefault="00B20B8E"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70015c1</w:t>
            </w:r>
          </w:p>
          <w:p w14:paraId="07AF2521" w14:textId="77777777" w:rsidR="00B20B8E" w:rsidRDefault="00B20B8E"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Double Shield</w:t>
            </w:r>
          </w:p>
          <w:p w14:paraId="58BBDFD2" w14:textId="77777777" w:rsidR="00B20B8E" w:rsidRDefault="00B20B8E" w:rsidP="00360364">
            <w:pPr>
              <w:rPr>
                <w:rFonts w:ascii="Segoe UI" w:hAnsi="Segoe UI" w:cs="Segoe UI"/>
                <w:color w:val="212529"/>
                <w:sz w:val="23"/>
                <w:szCs w:val="23"/>
              </w:rPr>
            </w:pPr>
            <w:r>
              <w:rPr>
                <w:rFonts w:ascii="Segoe UI" w:hAnsi="Segoe UI" w:cs="Segoe UI"/>
                <w:color w:val="212529"/>
              </w:rPr>
              <w:t>Bộ mắt kính này rất tiện dụng đi xe máy với 1 cặp tròng kính râm cho ban ngày và 1 cặp tròng kính xuyên đêm giúp nhìn sáng hơn trong đêm tối, hai cặp tròng có thể thay đổi dễ dàng bằng tay mà không cần vặn vít nên rất tiện lợi.</w:t>
            </w:r>
          </w:p>
          <w:p w14:paraId="3A865A00" w14:textId="77777777" w:rsidR="00B20B8E" w:rsidRDefault="00B20B8E" w:rsidP="00360364">
            <w:pPr>
              <w:rPr>
                <w:rFonts w:ascii="Segoe UI" w:hAnsi="Segoe UI" w:cs="Segoe UI"/>
                <w:color w:val="212529"/>
                <w:sz w:val="23"/>
                <w:szCs w:val="23"/>
              </w:rPr>
            </w:pPr>
            <w:r>
              <w:rPr>
                <w:rFonts w:ascii="Segoe UI" w:hAnsi="Segoe UI" w:cs="Segoe UI"/>
                <w:color w:val="212529"/>
              </w:rPr>
              <w:t xml:space="preserve">Tròng kính bằng polycarbonate nhẹ dẻo không vỡ, chống tia cực tím </w:t>
            </w:r>
            <w:r>
              <w:rPr>
                <w:rFonts w:ascii="Segoe UI" w:hAnsi="Segoe UI" w:cs="Segoe UI"/>
                <w:color w:val="212529"/>
              </w:rPr>
              <w:lastRenderedPageBreak/>
              <w:t>(UV400), chống trầy giúp bảo vệ cho đôi mắt được an toàn trên mọi nẻo đường.</w:t>
            </w:r>
          </w:p>
          <w:p w14:paraId="4F377C41" w14:textId="77777777" w:rsidR="00B20B8E" w:rsidRDefault="00B20B8E" w:rsidP="00360364">
            <w:pPr>
              <w:rPr>
                <w:rFonts w:ascii="Segoe UI" w:hAnsi="Segoe UI" w:cs="Segoe UI"/>
                <w:color w:val="212529"/>
                <w:sz w:val="23"/>
                <w:szCs w:val="23"/>
              </w:rPr>
            </w:pPr>
            <w:r>
              <w:rPr>
                <w:rFonts w:ascii="Segoe UI" w:hAnsi="Segoe UI" w:cs="Segoe UI"/>
                <w:color w:val="212529"/>
              </w:rPr>
              <w:t>Gọng kính bằng nhựa PC bền chắc đàn hồi tốt bám chắc và thoải mái.</w:t>
            </w:r>
          </w:p>
          <w:p w14:paraId="1EA6A3AE" w14:textId="77777777" w:rsidR="00B20B8E" w:rsidRDefault="00B20B8E" w:rsidP="00360364">
            <w:pPr>
              <w:rPr>
                <w:rFonts w:ascii="Segoe UI" w:hAnsi="Segoe UI" w:cs="Segoe UI"/>
                <w:color w:val="212529"/>
                <w:sz w:val="23"/>
                <w:szCs w:val="23"/>
              </w:rPr>
            </w:pPr>
            <w:r>
              <w:rPr>
                <w:rFonts w:ascii="Segoe UI" w:hAnsi="Segoe UI" w:cs="Segoe UI"/>
                <w:color w:val="212529"/>
              </w:rPr>
              <w:t>Đuôi càng và mũi bằng silicon mềm dẻo êm ái khi đeo.</w:t>
            </w:r>
          </w:p>
          <w:p w14:paraId="79E20A6C" w14:textId="77777777" w:rsidR="00B20B8E" w:rsidRDefault="00B20B8E" w:rsidP="00360364">
            <w:pPr>
              <w:rPr>
                <w:rFonts w:ascii="Segoe UI" w:hAnsi="Segoe UI" w:cs="Segoe UI"/>
                <w:color w:val="212529"/>
                <w:sz w:val="23"/>
                <w:szCs w:val="23"/>
              </w:rPr>
            </w:pPr>
            <w:r>
              <w:rPr>
                <w:rFonts w:ascii="Segoe UI" w:hAnsi="Segoe UI" w:cs="Segoe UI"/>
                <w:color w:val="212529"/>
              </w:rPr>
              <w:t>Thiết kế trẻ trung năng động cho người đeo phong cách thời trang và đầy tự tin. Kính ôm kín mặt nên bảo vệ mắt trước nắng, gió, khói bụi, dị vật và cả côn trùng vào ban đêm bay vào mắt rất nguy hiểm.</w:t>
            </w:r>
          </w:p>
          <w:p w14:paraId="6FB6C49F" w14:textId="77777777" w:rsidR="00B20B8E" w:rsidRDefault="00B20B8E" w:rsidP="00360364">
            <w:pPr>
              <w:rPr>
                <w:rFonts w:ascii="Segoe UI" w:hAnsi="Segoe UI" w:cs="Segoe UI"/>
                <w:color w:val="212529"/>
                <w:sz w:val="23"/>
                <w:szCs w:val="23"/>
              </w:rPr>
            </w:pPr>
            <w:r>
              <w:rPr>
                <w:rFonts w:ascii="Segoe UI" w:hAnsi="Segoe UI" w:cs="Segoe UI"/>
                <w:color w:val="212529"/>
              </w:rPr>
              <w:t>Được sản xuất tại Đài Loan với tiêu chuẩn xuất khẩu sang Mỹ và châu Âu nên hoàn toàn an tâm về chất lượng do Công ty Trần Nguyễn nhập khẩu và phân phối.</w:t>
            </w:r>
          </w:p>
          <w:p w14:paraId="55EFFE3D" w14:textId="7BFF2EB1" w:rsidR="00B20B8E" w:rsidRDefault="00B20B8E" w:rsidP="00360364"/>
        </w:tc>
      </w:tr>
      <w:tr w:rsidR="00360364" w14:paraId="2F369C10" w14:textId="77777777" w:rsidTr="001D5C59">
        <w:tc>
          <w:tcPr>
            <w:tcW w:w="4675" w:type="dxa"/>
          </w:tcPr>
          <w:p w14:paraId="05DE20BC" w14:textId="69941721" w:rsidR="00D30ABD" w:rsidRDefault="00D30ABD" w:rsidP="00360364">
            <w:r>
              <w:lastRenderedPageBreak/>
              <w:t>29.Ngày và đêm</w:t>
            </w:r>
          </w:p>
          <w:p w14:paraId="2F7A62CF" w14:textId="503B1695" w:rsidR="001D5C59" w:rsidRDefault="00147C8E" w:rsidP="00360364">
            <w:r>
              <w:t>Gọng đen</w:t>
            </w:r>
          </w:p>
          <w:p w14:paraId="6147D36F" w14:textId="3A4D400B" w:rsidR="00147C8E" w:rsidRDefault="00147C8E" w:rsidP="00360364">
            <w:r>
              <w:rPr>
                <w:noProof/>
              </w:rPr>
              <w:drawing>
                <wp:inline distT="0" distB="0" distL="0" distR="0" wp14:anchorId="409EA77C" wp14:editId="071A68F4">
                  <wp:extent cx="205740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tc>
        <w:tc>
          <w:tcPr>
            <w:tcW w:w="4675" w:type="dxa"/>
          </w:tcPr>
          <w:p w14:paraId="0B2BDA4F" w14:textId="77777777" w:rsidR="00147C8E" w:rsidRDefault="00147C8E" w:rsidP="00360364">
            <w:pPr>
              <w:rPr>
                <w:rFonts w:ascii="Segoe UI" w:hAnsi="Segoe UI" w:cs="Segoe UI"/>
                <w:color w:val="212529"/>
                <w:sz w:val="30"/>
                <w:szCs w:val="30"/>
              </w:rPr>
            </w:pPr>
            <w:r>
              <w:rPr>
                <w:rFonts w:ascii="Segoe UI" w:hAnsi="Segoe UI" w:cs="Segoe UI"/>
                <w:color w:val="212529"/>
                <w:sz w:val="30"/>
                <w:szCs w:val="30"/>
              </w:rPr>
              <w:t>Kính Mát Đi Ngày Và Đêm IRMA IR3043RY</w:t>
            </w:r>
          </w:p>
          <w:p w14:paraId="31F5E3AA" w14:textId="77777777" w:rsidR="001D5C59" w:rsidRDefault="00147C8E" w:rsidP="00360364">
            <w:r>
              <w:t>Giá: 440,000</w:t>
            </w:r>
          </w:p>
          <w:p w14:paraId="78AE7A14" w14:textId="77777777" w:rsidR="00147C8E" w:rsidRDefault="00147C8E"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IR3043RY</w:t>
            </w:r>
          </w:p>
          <w:p w14:paraId="5B344DC4" w14:textId="77777777" w:rsidR="00147C8E" w:rsidRDefault="00147C8E"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IRMA</w:t>
            </w:r>
          </w:p>
          <w:p w14:paraId="1B874389" w14:textId="3AC85467" w:rsidR="00147C8E" w:rsidRDefault="00147C8E" w:rsidP="00360364">
            <w:r>
              <w:t xml:space="preserve">Được phát triển độc quyền cho dòng kính phân cực của COOLSIR được ép bởi chín lớp tách biệt. Lớp lõi phân cực ở giữa và các lớp hấp thụ UV được đặt ở hai bên, chúng được sử dụng để ngăn chặn toàn bộ </w:t>
            </w:r>
            <w:r w:rsidR="00681DC4">
              <w:t xml:space="preserve">các tia cực tím có hại UVA, UVB và UVC. Các lớp chống sốc, được hợp nhất vào hai bên của tròng kính, là một trong các yếu tố giúp tròng kính nhẹ nhàng nhưng dẻo dai và bền bỉ hơn với các va đập. Hai lớp chống trầy cuối cùng </w:t>
            </w:r>
            <w:r>
              <w:br w:type="page"/>
            </w:r>
            <w:r w:rsidR="00681DC4">
              <w:t>được phủ ở hai bên mặt kính để hoàn thiện một tròng kính cơ bản.</w:t>
            </w:r>
          </w:p>
        </w:tc>
      </w:tr>
      <w:tr w:rsidR="00360364" w14:paraId="12795965" w14:textId="77777777" w:rsidTr="001D5C59">
        <w:tc>
          <w:tcPr>
            <w:tcW w:w="4675" w:type="dxa"/>
          </w:tcPr>
          <w:p w14:paraId="7148488B" w14:textId="1C9CFDD2" w:rsidR="00D30ABD" w:rsidRDefault="00D30ABD" w:rsidP="00360364">
            <w:r>
              <w:lastRenderedPageBreak/>
              <w:t>30.Ngày và đêm</w:t>
            </w:r>
          </w:p>
          <w:p w14:paraId="3B35D9A2" w14:textId="77777777" w:rsidR="001D5C59" w:rsidRDefault="00681DC4" w:rsidP="00360364">
            <w:r>
              <w:t>Xám</w:t>
            </w:r>
          </w:p>
          <w:p w14:paraId="31B09564" w14:textId="77777777" w:rsidR="00681DC4" w:rsidRDefault="00681DC4" w:rsidP="00360364">
            <w:r>
              <w:rPr>
                <w:noProof/>
              </w:rPr>
              <w:drawing>
                <wp:inline distT="0" distB="0" distL="0" distR="0" wp14:anchorId="4D6928D1" wp14:editId="24B32E6D">
                  <wp:extent cx="2156460" cy="2156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6460" cy="2156460"/>
                          </a:xfrm>
                          <a:prstGeom prst="rect">
                            <a:avLst/>
                          </a:prstGeom>
                        </pic:spPr>
                      </pic:pic>
                    </a:graphicData>
                  </a:graphic>
                </wp:inline>
              </w:drawing>
            </w:r>
          </w:p>
          <w:p w14:paraId="0439D3A5" w14:textId="77777777" w:rsidR="00681DC4" w:rsidRDefault="00681DC4" w:rsidP="00360364">
            <w:r>
              <w:t>Đen</w:t>
            </w:r>
          </w:p>
          <w:p w14:paraId="6BFD533A" w14:textId="77777777" w:rsidR="00681DC4" w:rsidRDefault="00681DC4" w:rsidP="00360364">
            <w:r>
              <w:rPr>
                <w:noProof/>
              </w:rPr>
              <w:drawing>
                <wp:inline distT="0" distB="0" distL="0" distR="0" wp14:anchorId="2E5720A1" wp14:editId="7B18CD33">
                  <wp:extent cx="1988820" cy="1988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14:paraId="2AF7BDEE" w14:textId="77777777" w:rsidR="00681DC4" w:rsidRDefault="00681DC4" w:rsidP="00360364">
            <w:r>
              <w:t>Vàng</w:t>
            </w:r>
          </w:p>
          <w:p w14:paraId="5D0DDB9E" w14:textId="546B3F82" w:rsidR="00681DC4" w:rsidRDefault="00681DC4" w:rsidP="00360364">
            <w:r>
              <w:rPr>
                <w:noProof/>
              </w:rPr>
              <w:drawing>
                <wp:inline distT="0" distB="0" distL="0" distR="0" wp14:anchorId="317038AB" wp14:editId="03D8E309">
                  <wp:extent cx="2164080" cy="2164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inline>
              </w:drawing>
            </w:r>
          </w:p>
        </w:tc>
        <w:tc>
          <w:tcPr>
            <w:tcW w:w="4675" w:type="dxa"/>
          </w:tcPr>
          <w:p w14:paraId="791C5C9D" w14:textId="77777777" w:rsidR="00681DC4" w:rsidRDefault="00681DC4" w:rsidP="00360364">
            <w:pPr>
              <w:rPr>
                <w:rFonts w:ascii="Segoe UI" w:hAnsi="Segoe UI" w:cs="Segoe UI"/>
                <w:color w:val="212529"/>
                <w:sz w:val="30"/>
                <w:szCs w:val="30"/>
              </w:rPr>
            </w:pPr>
            <w:r>
              <w:rPr>
                <w:rFonts w:ascii="Segoe UI" w:hAnsi="Segoe UI" w:cs="Segoe UI"/>
                <w:color w:val="212529"/>
                <w:sz w:val="30"/>
                <w:szCs w:val="30"/>
              </w:rPr>
              <w:t>Kính Mát Phân Cực Lapola A663.</w:t>
            </w:r>
          </w:p>
          <w:p w14:paraId="0C11681E" w14:textId="77777777" w:rsidR="001D5C59" w:rsidRDefault="00681DC4" w:rsidP="00360364">
            <w:r>
              <w:t>Giá: 500,000</w:t>
            </w:r>
          </w:p>
          <w:p w14:paraId="3E66A24B" w14:textId="77777777" w:rsidR="00681DC4" w:rsidRDefault="00681DC4"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A663(C1/C2/C3)</w:t>
            </w:r>
          </w:p>
          <w:p w14:paraId="6125E719" w14:textId="77777777" w:rsidR="00681DC4" w:rsidRDefault="00681DC4"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AORON</w:t>
            </w:r>
          </w:p>
          <w:p w14:paraId="5C150C34" w14:textId="77777777" w:rsidR="00681DC4" w:rsidRPr="00681DC4" w:rsidRDefault="00681DC4" w:rsidP="00360364">
            <w:pPr>
              <w:rPr>
                <w:rFonts w:ascii="Segoe UI" w:eastAsia="Times New Roman" w:hAnsi="Segoe UI" w:cs="Segoe UI"/>
                <w:color w:val="212529"/>
                <w:kern w:val="0"/>
                <w:sz w:val="23"/>
                <w:szCs w:val="23"/>
                <w14:ligatures w14:val="none"/>
              </w:rPr>
            </w:pPr>
            <w:r w:rsidRPr="00681DC4">
              <w:rPr>
                <w:rFonts w:ascii="Segoe UI" w:eastAsia="Times New Roman" w:hAnsi="Segoe UI" w:cs="Segoe UI"/>
                <w:color w:val="212529"/>
                <w:kern w:val="0"/>
                <w:sz w:val="24"/>
                <w:szCs w:val="24"/>
                <w14:ligatures w14:val="none"/>
              </w:rPr>
              <w:t>Thương hiệu: No Brand.</w:t>
            </w:r>
          </w:p>
          <w:p w14:paraId="2E822080" w14:textId="77777777" w:rsidR="00681DC4" w:rsidRPr="00681DC4" w:rsidRDefault="00681DC4" w:rsidP="00360364">
            <w:pPr>
              <w:rPr>
                <w:rFonts w:ascii="Segoe UI" w:eastAsia="Times New Roman" w:hAnsi="Segoe UI" w:cs="Segoe UI"/>
                <w:color w:val="212529"/>
                <w:kern w:val="0"/>
                <w:sz w:val="23"/>
                <w:szCs w:val="23"/>
                <w14:ligatures w14:val="none"/>
              </w:rPr>
            </w:pPr>
            <w:r w:rsidRPr="00681DC4">
              <w:rPr>
                <w:rFonts w:ascii="Segoe UI" w:eastAsia="Times New Roman" w:hAnsi="Segoe UI" w:cs="Segoe UI"/>
                <w:color w:val="212529"/>
                <w:kern w:val="0"/>
                <w:sz w:val="24"/>
                <w:szCs w:val="24"/>
                <w14:ligatures w14:val="none"/>
              </w:rPr>
              <w:t>Mã sản phẩm: A663.</w:t>
            </w:r>
          </w:p>
          <w:p w14:paraId="5125A0C5" w14:textId="77777777" w:rsidR="00681DC4" w:rsidRPr="00681DC4" w:rsidRDefault="00681DC4" w:rsidP="00360364">
            <w:pPr>
              <w:rPr>
                <w:rFonts w:ascii="Segoe UI" w:eastAsia="Times New Roman" w:hAnsi="Segoe UI" w:cs="Segoe UI"/>
                <w:color w:val="212529"/>
                <w:kern w:val="0"/>
                <w:sz w:val="23"/>
                <w:szCs w:val="23"/>
                <w14:ligatures w14:val="none"/>
              </w:rPr>
            </w:pPr>
            <w:r w:rsidRPr="00681DC4">
              <w:rPr>
                <w:rFonts w:ascii="Segoe UI" w:eastAsia="Times New Roman" w:hAnsi="Segoe UI" w:cs="Segoe UI"/>
                <w:color w:val="212529"/>
                <w:kern w:val="0"/>
                <w:sz w:val="24"/>
                <w:szCs w:val="24"/>
                <w14:ligatures w14:val="none"/>
              </w:rPr>
              <w:t>Size: 64mm-12mm-142mm</w:t>
            </w:r>
          </w:p>
          <w:p w14:paraId="2B959057" w14:textId="5AC81347" w:rsidR="00681DC4" w:rsidRPr="00681DC4" w:rsidRDefault="00681DC4" w:rsidP="00360364">
            <w:pPr>
              <w:rPr>
                <w:rFonts w:ascii="Segoe UI" w:eastAsia="Times New Roman" w:hAnsi="Segoe UI" w:cs="Segoe UI"/>
                <w:color w:val="212529"/>
                <w:kern w:val="0"/>
                <w:sz w:val="23"/>
                <w:szCs w:val="23"/>
                <w14:ligatures w14:val="none"/>
              </w:rPr>
            </w:pPr>
            <w:r w:rsidRPr="00681DC4">
              <w:rPr>
                <w:rFonts w:ascii="Segoe UI" w:eastAsia="Times New Roman" w:hAnsi="Segoe UI" w:cs="Segoe UI"/>
                <w:color w:val="212529"/>
                <w:kern w:val="0"/>
                <w:sz w:val="24"/>
                <w:szCs w:val="24"/>
                <w14:ligatures w14:val="none"/>
              </w:rPr>
              <w:t>Chất liệu: Hợp kim.</w:t>
            </w:r>
          </w:p>
          <w:p w14:paraId="23CF2D3A" w14:textId="77777777" w:rsidR="00681DC4" w:rsidRPr="00681DC4" w:rsidRDefault="00681DC4" w:rsidP="00360364">
            <w:pPr>
              <w:rPr>
                <w:rFonts w:ascii="Segoe UI" w:eastAsia="Times New Roman" w:hAnsi="Segoe UI" w:cs="Segoe UI"/>
                <w:color w:val="212529"/>
                <w:kern w:val="0"/>
                <w:sz w:val="23"/>
                <w:szCs w:val="23"/>
                <w14:ligatures w14:val="none"/>
              </w:rPr>
            </w:pPr>
            <w:r w:rsidRPr="00681DC4">
              <w:rPr>
                <w:rFonts w:ascii="Segoe UI" w:eastAsia="Times New Roman" w:hAnsi="Segoe UI" w:cs="Segoe UI"/>
                <w:color w:val="212529"/>
                <w:kern w:val="0"/>
                <w:sz w:val="24"/>
                <w:szCs w:val="24"/>
                <w14:ligatures w14:val="none"/>
              </w:rPr>
              <w:t>Xuất xứ: Trung Quốc</w:t>
            </w:r>
          </w:p>
          <w:p w14:paraId="5E06D8D2" w14:textId="77777777" w:rsidR="00681DC4" w:rsidRPr="00681DC4" w:rsidRDefault="00681DC4" w:rsidP="00360364">
            <w:pPr>
              <w:rPr>
                <w:rFonts w:ascii="Segoe UI" w:eastAsia="Times New Roman" w:hAnsi="Segoe UI" w:cs="Segoe UI"/>
                <w:color w:val="212529"/>
                <w:kern w:val="0"/>
                <w:sz w:val="23"/>
                <w:szCs w:val="23"/>
                <w14:ligatures w14:val="none"/>
              </w:rPr>
            </w:pPr>
            <w:r w:rsidRPr="00681DC4">
              <w:rPr>
                <w:rFonts w:ascii="Segoe UI" w:eastAsia="Times New Roman" w:hAnsi="Segoe UI" w:cs="Segoe UI"/>
                <w:color w:val="212529"/>
                <w:kern w:val="0"/>
                <w:sz w:val="24"/>
                <w:szCs w:val="24"/>
                <w14:ligatures w14:val="none"/>
              </w:rPr>
              <w:t>Tính năng: Chống tia UV400, chống hấp hơi, chống trầy, phân cực (chống chói).</w:t>
            </w:r>
          </w:p>
          <w:p w14:paraId="47B8C675" w14:textId="77777777" w:rsidR="00681DC4" w:rsidRPr="00681DC4" w:rsidRDefault="00681DC4" w:rsidP="00360364">
            <w:pPr>
              <w:rPr>
                <w:rFonts w:ascii="Segoe UI" w:eastAsia="Times New Roman" w:hAnsi="Segoe UI" w:cs="Segoe UI"/>
                <w:color w:val="212529"/>
                <w:kern w:val="0"/>
                <w:sz w:val="23"/>
                <w:szCs w:val="23"/>
                <w14:ligatures w14:val="none"/>
              </w:rPr>
            </w:pPr>
            <w:r w:rsidRPr="00681DC4">
              <w:rPr>
                <w:rFonts w:ascii="Segoe UI" w:eastAsia="Times New Roman" w:hAnsi="Segoe UI" w:cs="Segoe UI"/>
                <w:color w:val="212529"/>
                <w:kern w:val="0"/>
                <w:sz w:val="24"/>
                <w:szCs w:val="24"/>
                <w14:ligatures w14:val="none"/>
              </w:rPr>
              <w:t>Bảo hành 12 tháng</w:t>
            </w:r>
          </w:p>
          <w:p w14:paraId="77AF1303" w14:textId="0D8C79B6" w:rsidR="00681DC4" w:rsidRDefault="00681DC4" w:rsidP="00360364"/>
        </w:tc>
      </w:tr>
      <w:tr w:rsidR="00360364" w14:paraId="379A3E86" w14:textId="77777777" w:rsidTr="001D5C59">
        <w:tc>
          <w:tcPr>
            <w:tcW w:w="4675" w:type="dxa"/>
          </w:tcPr>
          <w:p w14:paraId="4DC22194" w14:textId="320DAC76" w:rsidR="00D30ABD" w:rsidRDefault="00D30ABD" w:rsidP="00360364">
            <w:r>
              <w:t>31.Ngày và đêm</w:t>
            </w:r>
          </w:p>
          <w:p w14:paraId="3D1B0B4E" w14:textId="77777777" w:rsidR="001D5C59" w:rsidRDefault="00681DC4" w:rsidP="00360364">
            <w:r>
              <w:t>C1 đen đi ban ngày</w:t>
            </w:r>
          </w:p>
          <w:p w14:paraId="60FFF56E" w14:textId="77777777" w:rsidR="00681DC4" w:rsidRDefault="00681DC4" w:rsidP="00360364">
            <w:r>
              <w:rPr>
                <w:noProof/>
              </w:rPr>
              <w:lastRenderedPageBreak/>
              <w:drawing>
                <wp:inline distT="0" distB="0" distL="0" distR="0" wp14:anchorId="3F72C70B" wp14:editId="328A748A">
                  <wp:extent cx="1691640" cy="16916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1640" cy="1691640"/>
                          </a:xfrm>
                          <a:prstGeom prst="rect">
                            <a:avLst/>
                          </a:prstGeom>
                        </pic:spPr>
                      </pic:pic>
                    </a:graphicData>
                  </a:graphic>
                </wp:inline>
              </w:drawing>
            </w:r>
          </w:p>
          <w:p w14:paraId="1A18E2D0" w14:textId="77777777" w:rsidR="00681DC4" w:rsidRDefault="00681DC4" w:rsidP="00360364">
            <w:r>
              <w:t>C5 bạc tráng gương</w:t>
            </w:r>
          </w:p>
          <w:p w14:paraId="7BC6FDD4" w14:textId="77777777" w:rsidR="00681DC4" w:rsidRDefault="00681DC4" w:rsidP="00360364">
            <w:r>
              <w:rPr>
                <w:noProof/>
              </w:rPr>
              <w:drawing>
                <wp:inline distT="0" distB="0" distL="0" distR="0" wp14:anchorId="09B46C13" wp14:editId="2470B2CA">
                  <wp:extent cx="1874520" cy="1874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p w14:paraId="0F3C4140" w14:textId="31591342" w:rsidR="00681DC4" w:rsidRDefault="00681DC4" w:rsidP="00360364">
            <w:r>
              <w:t>C4 lái xe ban đêm</w:t>
            </w:r>
          </w:p>
          <w:p w14:paraId="5467428B" w14:textId="01D4CA62" w:rsidR="00681DC4" w:rsidRDefault="00681DC4" w:rsidP="00360364">
            <w:r>
              <w:rPr>
                <w:noProof/>
              </w:rPr>
              <w:drawing>
                <wp:inline distT="0" distB="0" distL="0" distR="0" wp14:anchorId="70219CB9" wp14:editId="6F34061B">
                  <wp:extent cx="2072640" cy="20726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2640" cy="2072640"/>
                          </a:xfrm>
                          <a:prstGeom prst="rect">
                            <a:avLst/>
                          </a:prstGeom>
                        </pic:spPr>
                      </pic:pic>
                    </a:graphicData>
                  </a:graphic>
                </wp:inline>
              </w:drawing>
            </w:r>
          </w:p>
        </w:tc>
        <w:tc>
          <w:tcPr>
            <w:tcW w:w="4675" w:type="dxa"/>
          </w:tcPr>
          <w:p w14:paraId="2084E654" w14:textId="77777777" w:rsidR="00681DC4" w:rsidRDefault="00681DC4" w:rsidP="00360364">
            <w:pPr>
              <w:rPr>
                <w:rFonts w:ascii="Segoe UI" w:hAnsi="Segoe UI" w:cs="Segoe UI"/>
                <w:color w:val="212529"/>
                <w:sz w:val="30"/>
                <w:szCs w:val="30"/>
              </w:rPr>
            </w:pPr>
            <w:r>
              <w:rPr>
                <w:rFonts w:ascii="Segoe UI" w:hAnsi="Segoe UI" w:cs="Segoe UI"/>
                <w:color w:val="212529"/>
                <w:sz w:val="30"/>
                <w:szCs w:val="30"/>
              </w:rPr>
              <w:lastRenderedPageBreak/>
              <w:t>Kính Mát Phân Cực Zola A651</w:t>
            </w:r>
          </w:p>
          <w:p w14:paraId="61CBA636" w14:textId="77777777" w:rsidR="001D5C59" w:rsidRDefault="00681DC4" w:rsidP="00360364">
            <w:r>
              <w:t>Giá: 600,000</w:t>
            </w:r>
          </w:p>
          <w:p w14:paraId="1E87096B" w14:textId="77777777" w:rsidR="00C2088B" w:rsidRDefault="00C2088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Mã sản phẩm: </w:t>
            </w:r>
            <w:r>
              <w:rPr>
                <w:rFonts w:ascii="Segoe UI" w:hAnsi="Segoe UI" w:cs="Segoe UI"/>
                <w:color w:val="212529"/>
                <w:sz w:val="20"/>
                <w:szCs w:val="20"/>
                <w:shd w:val="clear" w:color="auto" w:fill="FFFFFF"/>
              </w:rPr>
              <w:t>A651(C1/C2/C5)</w:t>
            </w:r>
          </w:p>
          <w:p w14:paraId="2D51D0A3" w14:textId="77777777" w:rsidR="00C2088B" w:rsidRDefault="00C2088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Zola</w:t>
            </w:r>
          </w:p>
          <w:p w14:paraId="205B4529" w14:textId="77777777" w:rsidR="00C2088B" w:rsidRDefault="00C2088B" w:rsidP="00360364">
            <w:pPr>
              <w:rPr>
                <w:rFonts w:ascii="Segoe UI" w:hAnsi="Segoe UI" w:cs="Segoe UI"/>
                <w:color w:val="212529"/>
                <w:sz w:val="23"/>
                <w:szCs w:val="23"/>
              </w:rPr>
            </w:pPr>
            <w:r>
              <w:rPr>
                <w:rFonts w:ascii="Segoe UI" w:hAnsi="Segoe UI" w:cs="Segoe UI"/>
                <w:color w:val="212529"/>
                <w:sz w:val="23"/>
                <w:szCs w:val="23"/>
              </w:rPr>
              <w:t>+ Kiểu dáng thể thao, cá tính mạnh mẽ</w:t>
            </w:r>
          </w:p>
          <w:p w14:paraId="6878E6D2" w14:textId="77777777" w:rsidR="00C2088B" w:rsidRDefault="00C2088B" w:rsidP="00360364">
            <w:pPr>
              <w:rPr>
                <w:rFonts w:ascii="Segoe UI" w:hAnsi="Segoe UI" w:cs="Segoe UI"/>
                <w:color w:val="212529"/>
                <w:sz w:val="23"/>
                <w:szCs w:val="23"/>
              </w:rPr>
            </w:pPr>
            <w:r>
              <w:rPr>
                <w:rFonts w:ascii="Segoe UI" w:hAnsi="Segoe UI" w:cs="Segoe UI"/>
                <w:color w:val="212529"/>
                <w:sz w:val="23"/>
                <w:szCs w:val="23"/>
              </w:rPr>
              <w:lastRenderedPageBreak/>
              <w:t>+ Thiết kế trẻ trung, tinh tế. Kính ôm sát vào mắt tạo cảm giác chắc chắn, mang lại phong cách cho người sở hữu.</w:t>
            </w:r>
          </w:p>
          <w:p w14:paraId="013BF796" w14:textId="77777777" w:rsidR="00C2088B" w:rsidRDefault="00C2088B" w:rsidP="00360364">
            <w:pPr>
              <w:rPr>
                <w:rFonts w:ascii="Segoe UI" w:hAnsi="Segoe UI" w:cs="Segoe UI"/>
                <w:color w:val="212529"/>
                <w:sz w:val="23"/>
                <w:szCs w:val="23"/>
              </w:rPr>
            </w:pPr>
            <w:r>
              <w:rPr>
                <w:rFonts w:ascii="Segoe UI" w:hAnsi="Segoe UI" w:cs="Segoe UI"/>
                <w:color w:val="212529"/>
                <w:sz w:val="23"/>
                <w:szCs w:val="23"/>
              </w:rPr>
              <w:t>+ Tròng kính phân cực, chất liệu PC, chống chói, bảo vệ mắt khỏi tác hại của tia UV.</w:t>
            </w:r>
          </w:p>
          <w:p w14:paraId="7495DB2E" w14:textId="77777777" w:rsidR="00C2088B" w:rsidRDefault="00C2088B" w:rsidP="00360364">
            <w:pPr>
              <w:rPr>
                <w:rFonts w:ascii="Segoe UI" w:hAnsi="Segoe UI" w:cs="Segoe UI"/>
                <w:color w:val="212529"/>
                <w:sz w:val="23"/>
                <w:szCs w:val="23"/>
              </w:rPr>
            </w:pPr>
            <w:r>
              <w:rPr>
                <w:rFonts w:ascii="Segoe UI" w:hAnsi="Segoe UI" w:cs="Segoe UI"/>
                <w:color w:val="212529"/>
                <w:sz w:val="23"/>
                <w:szCs w:val="23"/>
              </w:rPr>
              <w:t>+ Vật liệu khung: Hợp kim, khung có độ đàn hồi, thuận tiện cho việc sử dụng.</w:t>
            </w:r>
          </w:p>
          <w:p w14:paraId="34065B90" w14:textId="77777777" w:rsidR="00C2088B" w:rsidRDefault="00C2088B" w:rsidP="00360364">
            <w:pPr>
              <w:rPr>
                <w:rFonts w:ascii="Segoe UI" w:hAnsi="Segoe UI" w:cs="Segoe UI"/>
                <w:color w:val="212529"/>
                <w:sz w:val="23"/>
                <w:szCs w:val="23"/>
              </w:rPr>
            </w:pPr>
            <w:r>
              <w:rPr>
                <w:rFonts w:ascii="Segoe UI" w:hAnsi="Segoe UI" w:cs="Segoe UI"/>
                <w:color w:val="212529"/>
                <w:sz w:val="23"/>
                <w:szCs w:val="23"/>
              </w:rPr>
              <w:t>+ Sản phẩm chính hãng gồm: 1 kính, 1 khăn lau, 1 hộp đựng kính.</w:t>
            </w:r>
          </w:p>
          <w:p w14:paraId="72F37F3F" w14:textId="77777777" w:rsidR="00C2088B" w:rsidRDefault="00C2088B" w:rsidP="00360364">
            <w:pPr>
              <w:rPr>
                <w:rFonts w:ascii="Segoe UI" w:hAnsi="Segoe UI" w:cs="Segoe UI"/>
                <w:color w:val="212529"/>
                <w:sz w:val="23"/>
                <w:szCs w:val="23"/>
              </w:rPr>
            </w:pPr>
            <w:r>
              <w:rPr>
                <w:rFonts w:ascii="Segoe UI" w:hAnsi="Segoe UI" w:cs="Segoe UI"/>
                <w:color w:val="212529"/>
                <w:sz w:val="23"/>
                <w:szCs w:val="23"/>
              </w:rPr>
              <w:t>+ Sản xuất tại Trung Quốc.</w:t>
            </w:r>
          </w:p>
          <w:p w14:paraId="1870B9F2" w14:textId="08AE99E0" w:rsidR="00C2088B" w:rsidRDefault="00C2088B" w:rsidP="00360364"/>
        </w:tc>
      </w:tr>
      <w:tr w:rsidR="00360364" w14:paraId="436E0A9F" w14:textId="77777777" w:rsidTr="00D60AFF">
        <w:tc>
          <w:tcPr>
            <w:tcW w:w="4675" w:type="dxa"/>
          </w:tcPr>
          <w:p w14:paraId="66101F21" w14:textId="5CB7A878" w:rsidR="00D30ABD" w:rsidRDefault="00D30ABD" w:rsidP="00360364">
            <w:r>
              <w:lastRenderedPageBreak/>
              <w:t>32.Ngày và đêm</w:t>
            </w:r>
          </w:p>
          <w:p w14:paraId="2CAC80F8" w14:textId="78F48BAF" w:rsidR="001D5C59" w:rsidRDefault="00C2088B" w:rsidP="00360364">
            <w:r>
              <w:t>Nâu nhạt</w:t>
            </w:r>
          </w:p>
          <w:p w14:paraId="3185B6E8" w14:textId="41448B7D" w:rsidR="00C2088B" w:rsidRDefault="00D30ABD" w:rsidP="00360364">
            <w:r>
              <w:rPr>
                <w:noProof/>
              </w:rPr>
              <w:lastRenderedPageBreak/>
              <w:drawing>
                <wp:anchor distT="0" distB="0" distL="114300" distR="114300" simplePos="0" relativeHeight="251665408" behindDoc="0" locked="0" layoutInCell="1" allowOverlap="1" wp14:anchorId="5AB096AD" wp14:editId="755C15EA">
                  <wp:simplePos x="0" y="0"/>
                  <wp:positionH relativeFrom="column">
                    <wp:posOffset>-3175</wp:posOffset>
                  </wp:positionH>
                  <wp:positionV relativeFrom="paragraph">
                    <wp:posOffset>1270</wp:posOffset>
                  </wp:positionV>
                  <wp:extent cx="2171700" cy="2222975"/>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1700" cy="2222975"/>
                          </a:xfrm>
                          <a:prstGeom prst="rect">
                            <a:avLst/>
                          </a:prstGeom>
                        </pic:spPr>
                      </pic:pic>
                    </a:graphicData>
                  </a:graphic>
                </wp:anchor>
              </w:drawing>
            </w:r>
          </w:p>
          <w:p w14:paraId="335D6AB4" w14:textId="194F9282" w:rsidR="008F01F0" w:rsidRDefault="008F01F0" w:rsidP="00360364"/>
        </w:tc>
        <w:tc>
          <w:tcPr>
            <w:tcW w:w="4675" w:type="dxa"/>
            <w:tcBorders>
              <w:bottom w:val="single" w:sz="4" w:space="0" w:color="auto"/>
            </w:tcBorders>
          </w:tcPr>
          <w:p w14:paraId="2B7B6980" w14:textId="5059304C" w:rsidR="00C2088B" w:rsidRDefault="00C2088B" w:rsidP="00D2612B">
            <w:r>
              <w:lastRenderedPageBreak/>
              <w:t xml:space="preserve">Kính </w:t>
            </w:r>
            <w:r w:rsidR="00D60AFF">
              <w:t>mát</w:t>
            </w:r>
            <w:r>
              <w:t xml:space="preserve"> SOLEX H</w:t>
            </w:r>
            <w:r>
              <w:rPr>
                <w:rFonts w:ascii="Calibri" w:hAnsi="Calibri" w:cs="Calibri"/>
              </w:rPr>
              <w:t>ồ</w:t>
            </w:r>
            <w:r>
              <w:t>ng Kong Cao c</w:t>
            </w:r>
            <w:r>
              <w:rPr>
                <w:rFonts w:ascii="Calibri" w:hAnsi="Calibri" w:cs="Calibri"/>
              </w:rPr>
              <w:t>ấ</w:t>
            </w:r>
            <w:r>
              <w:t xml:space="preserve">p </w:t>
            </w:r>
            <w:r>
              <w:rPr>
                <w:rFonts w:ascii="Calibri" w:hAnsi="Calibri" w:cs="Calibri"/>
              </w:rPr>
              <w:t>đ</w:t>
            </w:r>
            <w:r>
              <w:t>i Ng</w:t>
            </w:r>
            <w:r>
              <w:rPr>
                <w:rFonts w:cs="Roboto"/>
              </w:rPr>
              <w:t>à</w:t>
            </w:r>
            <w:r>
              <w:t>y v</w:t>
            </w:r>
            <w:r>
              <w:rPr>
                <w:rFonts w:cs="Roboto"/>
              </w:rPr>
              <w:t>à</w:t>
            </w:r>
            <w:r>
              <w:t xml:space="preserve"> </w:t>
            </w:r>
            <w:r>
              <w:rPr>
                <w:rFonts w:ascii="Calibri" w:hAnsi="Calibri" w:cs="Calibri"/>
              </w:rPr>
              <w:t>Đ</w:t>
            </w:r>
            <w:r>
              <w:rPr>
                <w:rFonts w:cs="Roboto"/>
              </w:rPr>
              <w:t>ê</w:t>
            </w:r>
            <w:r>
              <w:t>m</w:t>
            </w:r>
          </w:p>
          <w:p w14:paraId="01A74687" w14:textId="77777777" w:rsidR="001D5C59" w:rsidRDefault="00C2088B" w:rsidP="00360364">
            <w:r>
              <w:t xml:space="preserve">Giá: 460,000 </w:t>
            </w:r>
            <w:r>
              <w:sym w:font="Wingdings" w:char="F0E0"/>
            </w:r>
            <w:r>
              <w:t xml:space="preserve"> 390,000</w:t>
            </w:r>
          </w:p>
          <w:p w14:paraId="31C1031D" w14:textId="1347F113" w:rsidR="00C2088B" w:rsidRDefault="00C2088B" w:rsidP="00360364">
            <w:pPr>
              <w:rPr>
                <w:rFonts w:ascii="Roboto" w:hAnsi="Roboto"/>
                <w:color w:val="000000"/>
                <w:sz w:val="21"/>
                <w:szCs w:val="21"/>
              </w:rPr>
            </w:pPr>
            <w:r>
              <w:rPr>
                <w:rStyle w:val="key-title"/>
                <w:rFonts w:ascii="Roboto" w:hAnsi="Roboto"/>
                <w:color w:val="757575"/>
                <w:sz w:val="21"/>
                <w:szCs w:val="21"/>
              </w:rPr>
              <w:t>Th</w:t>
            </w:r>
            <w:r>
              <w:rPr>
                <w:rStyle w:val="key-title"/>
                <w:rFonts w:ascii="Cambria" w:hAnsi="Cambria" w:cs="Cambria"/>
                <w:color w:val="757575"/>
                <w:sz w:val="21"/>
                <w:szCs w:val="21"/>
              </w:rPr>
              <w:t>ươ</w:t>
            </w:r>
            <w:r>
              <w:rPr>
                <w:rStyle w:val="key-title"/>
                <w:rFonts w:ascii="Roboto" w:hAnsi="Roboto"/>
                <w:color w:val="757575"/>
                <w:sz w:val="21"/>
                <w:szCs w:val="21"/>
              </w:rPr>
              <w:t>ng hi</w:t>
            </w:r>
            <w:r>
              <w:rPr>
                <w:rStyle w:val="key-title"/>
                <w:rFonts w:ascii="Cambria" w:hAnsi="Cambria" w:cs="Cambria"/>
                <w:color w:val="757575"/>
                <w:sz w:val="21"/>
                <w:szCs w:val="21"/>
              </w:rPr>
              <w:t>ệ</w:t>
            </w:r>
            <w:r>
              <w:rPr>
                <w:rStyle w:val="key-title"/>
                <w:rFonts w:ascii="Roboto" w:hAnsi="Roboto"/>
                <w:color w:val="757575"/>
                <w:sz w:val="21"/>
                <w:szCs w:val="21"/>
              </w:rPr>
              <w:t xml:space="preserve">u: </w:t>
            </w:r>
            <w:r>
              <w:rPr>
                <w:rFonts w:ascii="Roboto" w:hAnsi="Roboto"/>
                <w:color w:val="000000"/>
                <w:sz w:val="21"/>
                <w:szCs w:val="21"/>
              </w:rPr>
              <w:t>OEM</w:t>
            </w:r>
          </w:p>
          <w:p w14:paraId="23074B29" w14:textId="77777777" w:rsidR="00C2088B" w:rsidRPr="00C2088B" w:rsidRDefault="00C2088B" w:rsidP="00360364">
            <w:pPr>
              <w:rPr>
                <w:rFonts w:ascii="Roboto" w:eastAsia="Times New Roman" w:hAnsi="Roboto" w:cs="Times New Roman"/>
                <w:color w:val="000000"/>
                <w:kern w:val="0"/>
                <w:sz w:val="21"/>
                <w:szCs w:val="21"/>
                <w14:ligatures w14:val="none"/>
              </w:rPr>
            </w:pPr>
            <w:r w:rsidRPr="00C2088B">
              <w:rPr>
                <w:rFonts w:ascii="Roboto" w:eastAsia="Times New Roman" w:hAnsi="Roboto" w:cs="Times New Roman"/>
                <w:color w:val="000000"/>
                <w:kern w:val="0"/>
                <w:sz w:val="21"/>
                <w:szCs w:val="21"/>
                <w14:ligatures w14:val="none"/>
              </w:rPr>
              <w:t>Ch</w:t>
            </w:r>
            <w:r w:rsidRPr="00C2088B">
              <w:rPr>
                <w:rFonts w:ascii="Cambria" w:eastAsia="Times New Roman" w:hAnsi="Cambria" w:cs="Cambria"/>
                <w:color w:val="000000"/>
                <w:kern w:val="0"/>
                <w:sz w:val="21"/>
                <w:szCs w:val="21"/>
                <w14:ligatures w14:val="none"/>
              </w:rPr>
              <w:t>ấ</w:t>
            </w:r>
            <w:r w:rsidRPr="00C2088B">
              <w:rPr>
                <w:rFonts w:ascii="Roboto" w:eastAsia="Times New Roman" w:hAnsi="Roboto" w:cs="Times New Roman"/>
                <w:color w:val="000000"/>
                <w:kern w:val="0"/>
                <w:sz w:val="21"/>
                <w:szCs w:val="21"/>
                <w14:ligatures w14:val="none"/>
              </w:rPr>
              <w:t>t kính solex lo</w:t>
            </w:r>
            <w:r w:rsidRPr="00C2088B">
              <w:rPr>
                <w:rFonts w:ascii="Cambria" w:eastAsia="Times New Roman" w:hAnsi="Cambria" w:cs="Cambria"/>
                <w:color w:val="000000"/>
                <w:kern w:val="0"/>
                <w:sz w:val="21"/>
                <w:szCs w:val="21"/>
                <w14:ligatures w14:val="none"/>
              </w:rPr>
              <w:t>ạ</w:t>
            </w:r>
            <w:r w:rsidRPr="00C2088B">
              <w:rPr>
                <w:rFonts w:ascii="Roboto" w:eastAsia="Times New Roman" w:hAnsi="Roboto" w:cs="Times New Roman"/>
                <w:color w:val="000000"/>
                <w:kern w:val="0"/>
                <w:sz w:val="21"/>
                <w:szCs w:val="21"/>
                <w14:ligatures w14:val="none"/>
              </w:rPr>
              <w:t>i cao c</w:t>
            </w:r>
            <w:r w:rsidRPr="00C2088B">
              <w:rPr>
                <w:rFonts w:ascii="Cambria" w:eastAsia="Times New Roman" w:hAnsi="Cambria" w:cs="Cambria"/>
                <w:color w:val="000000"/>
                <w:kern w:val="0"/>
                <w:sz w:val="21"/>
                <w:szCs w:val="21"/>
                <w14:ligatures w14:val="none"/>
              </w:rPr>
              <w:t>ấ</w:t>
            </w:r>
            <w:r w:rsidRPr="00C2088B">
              <w:rPr>
                <w:rFonts w:ascii="Roboto" w:eastAsia="Times New Roman" w:hAnsi="Roboto" w:cs="Times New Roman"/>
                <w:color w:val="000000"/>
                <w:kern w:val="0"/>
                <w:sz w:val="21"/>
                <w:szCs w:val="21"/>
                <w14:ligatures w14:val="none"/>
              </w:rPr>
              <w:t>p r</w:t>
            </w:r>
            <w:r w:rsidRPr="00C2088B">
              <w:rPr>
                <w:rFonts w:ascii="Cambria" w:eastAsia="Times New Roman" w:hAnsi="Cambria" w:cs="Cambria"/>
                <w:color w:val="000000"/>
                <w:kern w:val="0"/>
                <w:sz w:val="21"/>
                <w:szCs w:val="21"/>
                <w14:ligatures w14:val="none"/>
              </w:rPr>
              <w:t>ấ</w:t>
            </w:r>
            <w:r w:rsidRPr="00C2088B">
              <w:rPr>
                <w:rFonts w:ascii="Roboto" w:eastAsia="Times New Roman" w:hAnsi="Roboto" w:cs="Times New Roman"/>
                <w:color w:val="000000"/>
                <w:kern w:val="0"/>
                <w:sz w:val="21"/>
                <w:szCs w:val="21"/>
                <w14:ligatures w14:val="none"/>
              </w:rPr>
              <w:t xml:space="preserve">t </w:t>
            </w:r>
            <w:r w:rsidRPr="00C2088B">
              <w:rPr>
                <w:rFonts w:ascii="Cambria" w:eastAsia="Times New Roman" w:hAnsi="Cambria" w:cs="Cambria"/>
                <w:color w:val="000000"/>
                <w:kern w:val="0"/>
                <w:sz w:val="21"/>
                <w:szCs w:val="21"/>
                <w14:ligatures w14:val="none"/>
              </w:rPr>
              <w:t>đẹ</w:t>
            </w:r>
            <w:r w:rsidRPr="00C2088B">
              <w:rPr>
                <w:rFonts w:ascii="Roboto" w:eastAsia="Times New Roman" w:hAnsi="Roboto" w:cs="Times New Roman"/>
                <w:color w:val="000000"/>
                <w:kern w:val="0"/>
                <w:sz w:val="21"/>
                <w:szCs w:val="21"/>
                <w14:ligatures w14:val="none"/>
              </w:rPr>
              <w:t>p, quang h</w:t>
            </w:r>
            <w:r w:rsidRPr="00C2088B">
              <w:rPr>
                <w:rFonts w:ascii="Cambria" w:eastAsia="Times New Roman" w:hAnsi="Cambria" w:cs="Cambria"/>
                <w:color w:val="000000"/>
                <w:kern w:val="0"/>
                <w:sz w:val="21"/>
                <w:szCs w:val="21"/>
                <w14:ligatures w14:val="none"/>
              </w:rPr>
              <w:t>ọ</w:t>
            </w:r>
            <w:r w:rsidRPr="00C2088B">
              <w:rPr>
                <w:rFonts w:ascii="Roboto" w:eastAsia="Times New Roman" w:hAnsi="Roboto" w:cs="Times New Roman"/>
                <w:color w:val="000000"/>
                <w:kern w:val="0"/>
                <w:sz w:val="21"/>
                <w:szCs w:val="21"/>
                <w14:ligatures w14:val="none"/>
              </w:rPr>
              <w:t>c chu</w:t>
            </w:r>
            <w:r w:rsidRPr="00C2088B">
              <w:rPr>
                <w:rFonts w:ascii="Cambria" w:eastAsia="Times New Roman" w:hAnsi="Cambria" w:cs="Cambria"/>
                <w:color w:val="000000"/>
                <w:kern w:val="0"/>
                <w:sz w:val="21"/>
                <w:szCs w:val="21"/>
                <w14:ligatures w14:val="none"/>
              </w:rPr>
              <w:t>ẩ</w:t>
            </w:r>
            <w:r w:rsidRPr="00C2088B">
              <w:rPr>
                <w:rFonts w:ascii="Roboto" w:eastAsia="Times New Roman" w:hAnsi="Roboto" w:cs="Times New Roman"/>
                <w:color w:val="000000"/>
                <w:kern w:val="0"/>
                <w:sz w:val="21"/>
                <w:szCs w:val="21"/>
                <w14:ligatures w14:val="none"/>
              </w:rPr>
              <w:t>n</w:t>
            </w:r>
          </w:p>
          <w:p w14:paraId="69DB16C5" w14:textId="77777777" w:rsidR="00C2088B" w:rsidRPr="00C2088B" w:rsidRDefault="00C2088B" w:rsidP="00360364">
            <w:pPr>
              <w:rPr>
                <w:rFonts w:ascii="Roboto" w:eastAsia="Times New Roman" w:hAnsi="Roboto" w:cs="Times New Roman"/>
                <w:color w:val="000000"/>
                <w:kern w:val="0"/>
                <w:sz w:val="21"/>
                <w:szCs w:val="21"/>
                <w14:ligatures w14:val="none"/>
              </w:rPr>
            </w:pPr>
            <w:r w:rsidRPr="00C2088B">
              <w:rPr>
                <w:rFonts w:ascii="Roboto" w:eastAsia="Times New Roman" w:hAnsi="Roboto" w:cs="Times New Roman"/>
                <w:color w:val="000000"/>
                <w:kern w:val="0"/>
                <w:sz w:val="21"/>
                <w:szCs w:val="21"/>
                <w14:ligatures w14:val="none"/>
              </w:rPr>
              <w:t>L</w:t>
            </w:r>
            <w:r w:rsidRPr="00C2088B">
              <w:rPr>
                <w:rFonts w:ascii="Cambria" w:eastAsia="Times New Roman" w:hAnsi="Cambria" w:cs="Cambria"/>
                <w:color w:val="000000"/>
                <w:kern w:val="0"/>
                <w:sz w:val="21"/>
                <w:szCs w:val="21"/>
                <w14:ligatures w14:val="none"/>
              </w:rPr>
              <w:t>ớ</w:t>
            </w:r>
            <w:r w:rsidRPr="00C2088B">
              <w:rPr>
                <w:rFonts w:ascii="Roboto" w:eastAsia="Times New Roman" w:hAnsi="Roboto" w:cs="Times New Roman"/>
                <w:color w:val="000000"/>
                <w:kern w:val="0"/>
                <w:sz w:val="21"/>
                <w:szCs w:val="21"/>
                <w14:ligatures w14:val="none"/>
              </w:rPr>
              <w:t>p m</w:t>
            </w:r>
            <w:r w:rsidRPr="00C2088B">
              <w:rPr>
                <w:rFonts w:ascii="Cambria" w:eastAsia="Times New Roman" w:hAnsi="Cambria" w:cs="Cambria"/>
                <w:color w:val="000000"/>
                <w:kern w:val="0"/>
                <w:sz w:val="21"/>
                <w:szCs w:val="21"/>
                <w14:ligatures w14:val="none"/>
              </w:rPr>
              <w:t>ạ</w:t>
            </w:r>
            <w:r w:rsidRPr="00C2088B">
              <w:rPr>
                <w:rFonts w:ascii="Roboto" w:eastAsia="Times New Roman" w:hAnsi="Roboto" w:cs="Times New Roman"/>
                <w:color w:val="000000"/>
                <w:kern w:val="0"/>
                <w:sz w:val="21"/>
                <w:szCs w:val="21"/>
                <w14:ligatures w14:val="none"/>
              </w:rPr>
              <w:t xml:space="preserve"> m</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u v</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ng nh</w:t>
            </w:r>
            <w:r w:rsidRPr="00C2088B">
              <w:rPr>
                <w:rFonts w:ascii="Cambria" w:eastAsia="Times New Roman" w:hAnsi="Cambria" w:cs="Cambria"/>
                <w:color w:val="000000"/>
                <w:kern w:val="0"/>
                <w:sz w:val="21"/>
                <w:szCs w:val="21"/>
                <w14:ligatures w14:val="none"/>
              </w:rPr>
              <w:t>ạ</w:t>
            </w:r>
            <w:r w:rsidRPr="00C2088B">
              <w:rPr>
                <w:rFonts w:ascii="Roboto" w:eastAsia="Times New Roman" w:hAnsi="Roboto" w:cs="Times New Roman"/>
                <w:color w:val="000000"/>
                <w:kern w:val="0"/>
                <w:sz w:val="21"/>
                <w:szCs w:val="21"/>
                <w14:ligatures w14:val="none"/>
              </w:rPr>
              <w:t>t r</w:t>
            </w:r>
            <w:r w:rsidRPr="00C2088B">
              <w:rPr>
                <w:rFonts w:ascii="Cambria" w:eastAsia="Times New Roman" w:hAnsi="Cambria" w:cs="Cambria"/>
                <w:color w:val="000000"/>
                <w:kern w:val="0"/>
                <w:sz w:val="21"/>
                <w:szCs w:val="21"/>
                <w14:ligatures w14:val="none"/>
              </w:rPr>
              <w:t>ấ</w:t>
            </w:r>
            <w:r w:rsidRPr="00C2088B">
              <w:rPr>
                <w:rFonts w:ascii="Roboto" w:eastAsia="Times New Roman" w:hAnsi="Roboto" w:cs="Times New Roman"/>
                <w:color w:val="000000"/>
                <w:kern w:val="0"/>
                <w:sz w:val="21"/>
                <w:szCs w:val="21"/>
                <w14:ligatures w14:val="none"/>
              </w:rPr>
              <w:t>t b</w:t>
            </w:r>
            <w:r w:rsidRPr="00C2088B">
              <w:rPr>
                <w:rFonts w:ascii="Cambria" w:eastAsia="Times New Roman" w:hAnsi="Cambria" w:cs="Cambria"/>
                <w:color w:val="000000"/>
                <w:kern w:val="0"/>
                <w:sz w:val="21"/>
                <w:szCs w:val="21"/>
                <w14:ligatures w14:val="none"/>
              </w:rPr>
              <w:t>ề</w:t>
            </w:r>
            <w:r w:rsidRPr="00C2088B">
              <w:rPr>
                <w:rFonts w:ascii="Roboto" w:eastAsia="Times New Roman" w:hAnsi="Roboto" w:cs="Times New Roman"/>
                <w:color w:val="000000"/>
                <w:kern w:val="0"/>
                <w:sz w:val="21"/>
                <w:szCs w:val="21"/>
                <w14:ligatures w14:val="none"/>
              </w:rPr>
              <w:t>n b</w:t>
            </w:r>
            <w:r w:rsidRPr="00C2088B">
              <w:rPr>
                <w:rFonts w:ascii="Cambria" w:eastAsia="Times New Roman" w:hAnsi="Cambria" w:cs="Cambria"/>
                <w:color w:val="000000"/>
                <w:kern w:val="0"/>
                <w:sz w:val="21"/>
                <w:szCs w:val="21"/>
                <w14:ligatures w14:val="none"/>
              </w:rPr>
              <w:t>ỉ</w:t>
            </w:r>
            <w:r w:rsidRPr="00C2088B">
              <w:rPr>
                <w:rFonts w:ascii="Roboto" w:eastAsia="Times New Roman" w:hAnsi="Roboto" w:cs="Times New Roman"/>
                <w:color w:val="000000"/>
                <w:kern w:val="0"/>
                <w:sz w:val="21"/>
                <w:szCs w:val="21"/>
                <w14:ligatures w14:val="none"/>
              </w:rPr>
              <w:t xml:space="preserve"> v</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 xml:space="preserve"> </w:t>
            </w:r>
            <w:r w:rsidRPr="00C2088B">
              <w:rPr>
                <w:rFonts w:ascii="Cambria" w:eastAsia="Times New Roman" w:hAnsi="Cambria" w:cs="Cambria"/>
                <w:color w:val="000000"/>
                <w:kern w:val="0"/>
                <w:sz w:val="21"/>
                <w:szCs w:val="21"/>
                <w14:ligatures w14:val="none"/>
              </w:rPr>
              <w:t>đẹ</w:t>
            </w:r>
            <w:r w:rsidRPr="00C2088B">
              <w:rPr>
                <w:rFonts w:ascii="Roboto" w:eastAsia="Times New Roman" w:hAnsi="Roboto" w:cs="Times New Roman"/>
                <w:color w:val="000000"/>
                <w:kern w:val="0"/>
                <w:sz w:val="21"/>
                <w:szCs w:val="21"/>
                <w14:ligatures w14:val="none"/>
              </w:rPr>
              <w:t>p, kh</w:t>
            </w:r>
            <w:r w:rsidRPr="00C2088B">
              <w:rPr>
                <w:rFonts w:ascii="Roboto" w:eastAsia="Times New Roman" w:hAnsi="Roboto" w:cs="Roboto"/>
                <w:color w:val="000000"/>
                <w:kern w:val="0"/>
                <w:sz w:val="21"/>
                <w:szCs w:val="21"/>
                <w14:ligatures w14:val="none"/>
              </w:rPr>
              <w:t>ó</w:t>
            </w:r>
            <w:r w:rsidRPr="00C2088B">
              <w:rPr>
                <w:rFonts w:ascii="Roboto" w:eastAsia="Times New Roman" w:hAnsi="Roboto" w:cs="Times New Roman"/>
                <w:color w:val="000000"/>
                <w:kern w:val="0"/>
                <w:sz w:val="21"/>
                <w:szCs w:val="21"/>
                <w14:ligatures w14:val="none"/>
              </w:rPr>
              <w:t xml:space="preserve"> phai m</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 xml:space="preserve">u. </w:t>
            </w:r>
            <w:r w:rsidRPr="00C2088B">
              <w:rPr>
                <w:rFonts w:ascii="Cambria" w:eastAsia="Times New Roman" w:hAnsi="Cambria" w:cs="Cambria"/>
                <w:color w:val="000000"/>
                <w:kern w:val="0"/>
                <w:sz w:val="21"/>
                <w:szCs w:val="21"/>
                <w14:ligatures w14:val="none"/>
              </w:rPr>
              <w:t>Độ</w:t>
            </w:r>
            <w:r w:rsidRPr="00C2088B">
              <w:rPr>
                <w:rFonts w:ascii="Roboto" w:eastAsia="Times New Roman" w:hAnsi="Roboto" w:cs="Times New Roman"/>
                <w:color w:val="000000"/>
                <w:kern w:val="0"/>
                <w:sz w:val="21"/>
                <w:szCs w:val="21"/>
                <w14:ligatures w14:val="none"/>
              </w:rPr>
              <w:t xml:space="preserve"> ho</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n thi</w:t>
            </w:r>
            <w:r w:rsidRPr="00C2088B">
              <w:rPr>
                <w:rFonts w:ascii="Cambria" w:eastAsia="Times New Roman" w:hAnsi="Cambria" w:cs="Cambria"/>
                <w:color w:val="000000"/>
                <w:kern w:val="0"/>
                <w:sz w:val="21"/>
                <w:szCs w:val="21"/>
                <w14:ligatures w14:val="none"/>
              </w:rPr>
              <w:t>ệ</w:t>
            </w:r>
            <w:r w:rsidRPr="00C2088B">
              <w:rPr>
                <w:rFonts w:ascii="Roboto" w:eastAsia="Times New Roman" w:hAnsi="Roboto" w:cs="Times New Roman"/>
                <w:color w:val="000000"/>
                <w:kern w:val="0"/>
                <w:sz w:val="21"/>
                <w:szCs w:val="21"/>
                <w14:ligatures w14:val="none"/>
              </w:rPr>
              <w:t>n v</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 xml:space="preserve"> tinh x</w:t>
            </w:r>
            <w:r w:rsidRPr="00C2088B">
              <w:rPr>
                <w:rFonts w:ascii="Cambria" w:eastAsia="Times New Roman" w:hAnsi="Cambria" w:cs="Cambria"/>
                <w:color w:val="000000"/>
                <w:kern w:val="0"/>
                <w:sz w:val="21"/>
                <w:szCs w:val="21"/>
                <w14:ligatures w14:val="none"/>
              </w:rPr>
              <w:t>ả</w:t>
            </w:r>
            <w:r w:rsidRPr="00C2088B">
              <w:rPr>
                <w:rFonts w:ascii="Roboto" w:eastAsia="Times New Roman" w:hAnsi="Roboto" w:cs="Times New Roman"/>
                <w:color w:val="000000"/>
                <w:kern w:val="0"/>
                <w:sz w:val="21"/>
                <w:szCs w:val="21"/>
                <w14:ligatures w14:val="none"/>
              </w:rPr>
              <w:t xml:space="preserve">o </w:t>
            </w:r>
            <w:r w:rsidRPr="00C2088B">
              <w:rPr>
                <w:rFonts w:ascii="Cambria" w:eastAsia="Times New Roman" w:hAnsi="Cambria" w:cs="Cambria"/>
                <w:color w:val="000000"/>
                <w:kern w:val="0"/>
                <w:sz w:val="21"/>
                <w:szCs w:val="21"/>
                <w14:ligatures w14:val="none"/>
              </w:rPr>
              <w:t>ở</w:t>
            </w:r>
            <w:r w:rsidRPr="00C2088B">
              <w:rPr>
                <w:rFonts w:ascii="Roboto" w:eastAsia="Times New Roman" w:hAnsi="Roboto" w:cs="Times New Roman"/>
                <w:color w:val="000000"/>
                <w:kern w:val="0"/>
                <w:sz w:val="21"/>
                <w:szCs w:val="21"/>
                <w14:ligatures w14:val="none"/>
              </w:rPr>
              <w:t xml:space="preserve"> c</w:t>
            </w:r>
            <w:r w:rsidRPr="00C2088B">
              <w:rPr>
                <w:rFonts w:ascii="Roboto" w:eastAsia="Times New Roman" w:hAnsi="Roboto" w:cs="Roboto"/>
                <w:color w:val="000000"/>
                <w:kern w:val="0"/>
                <w:sz w:val="21"/>
                <w:szCs w:val="21"/>
                <w14:ligatures w14:val="none"/>
              </w:rPr>
              <w:t>á</w:t>
            </w:r>
            <w:r w:rsidRPr="00C2088B">
              <w:rPr>
                <w:rFonts w:ascii="Roboto" w:eastAsia="Times New Roman" w:hAnsi="Roboto" w:cs="Times New Roman"/>
                <w:color w:val="000000"/>
                <w:kern w:val="0"/>
                <w:sz w:val="21"/>
                <w:szCs w:val="21"/>
                <w14:ligatures w14:val="none"/>
              </w:rPr>
              <w:t>c chi ti</w:t>
            </w:r>
            <w:r w:rsidRPr="00C2088B">
              <w:rPr>
                <w:rFonts w:ascii="Cambria" w:eastAsia="Times New Roman" w:hAnsi="Cambria" w:cs="Cambria"/>
                <w:color w:val="000000"/>
                <w:kern w:val="0"/>
                <w:sz w:val="21"/>
                <w:szCs w:val="21"/>
                <w14:ligatures w14:val="none"/>
              </w:rPr>
              <w:t>ế</w:t>
            </w:r>
            <w:r w:rsidRPr="00C2088B">
              <w:rPr>
                <w:rFonts w:ascii="Roboto" w:eastAsia="Times New Roman" w:hAnsi="Roboto" w:cs="Times New Roman"/>
                <w:color w:val="000000"/>
                <w:kern w:val="0"/>
                <w:sz w:val="21"/>
                <w:szCs w:val="21"/>
                <w14:ligatures w14:val="none"/>
              </w:rPr>
              <w:t>t nh</w:t>
            </w:r>
            <w:r w:rsidRPr="00C2088B">
              <w:rPr>
                <w:rFonts w:ascii="Cambria" w:eastAsia="Times New Roman" w:hAnsi="Cambria" w:cs="Cambria"/>
                <w:color w:val="000000"/>
                <w:kern w:val="0"/>
                <w:sz w:val="21"/>
                <w:szCs w:val="21"/>
                <w14:ligatures w14:val="none"/>
              </w:rPr>
              <w:t>ỏ</w:t>
            </w:r>
            <w:r w:rsidRPr="00C2088B">
              <w:rPr>
                <w:rFonts w:ascii="Roboto" w:eastAsia="Times New Roman" w:hAnsi="Roboto" w:cs="Times New Roman"/>
                <w:color w:val="000000"/>
                <w:kern w:val="0"/>
                <w:sz w:val="21"/>
                <w:szCs w:val="21"/>
                <w14:ligatures w14:val="none"/>
              </w:rPr>
              <w:t xml:space="preserve"> cao h</w:t>
            </w:r>
            <w:r w:rsidRPr="00C2088B">
              <w:rPr>
                <w:rFonts w:ascii="Cambria" w:eastAsia="Times New Roman" w:hAnsi="Cambria" w:cs="Cambria"/>
                <w:color w:val="000000"/>
                <w:kern w:val="0"/>
                <w:sz w:val="21"/>
                <w:szCs w:val="21"/>
                <w14:ligatures w14:val="none"/>
              </w:rPr>
              <w:t>ơ</w:t>
            </w:r>
            <w:r w:rsidRPr="00C2088B">
              <w:rPr>
                <w:rFonts w:ascii="Roboto" w:eastAsia="Times New Roman" w:hAnsi="Roboto" w:cs="Times New Roman"/>
                <w:color w:val="000000"/>
                <w:kern w:val="0"/>
                <w:sz w:val="21"/>
                <w:szCs w:val="21"/>
                <w14:ligatures w14:val="none"/>
              </w:rPr>
              <w:t>n h</w:t>
            </w:r>
            <w:r w:rsidRPr="00C2088B">
              <w:rPr>
                <w:rFonts w:ascii="Cambria" w:eastAsia="Times New Roman" w:hAnsi="Cambria" w:cs="Cambria"/>
                <w:color w:val="000000"/>
                <w:kern w:val="0"/>
                <w:sz w:val="21"/>
                <w:szCs w:val="21"/>
                <w14:ligatures w14:val="none"/>
              </w:rPr>
              <w:t>ẳ</w:t>
            </w:r>
            <w:r w:rsidRPr="00C2088B">
              <w:rPr>
                <w:rFonts w:ascii="Roboto" w:eastAsia="Times New Roman" w:hAnsi="Roboto" w:cs="Times New Roman"/>
                <w:color w:val="000000"/>
                <w:kern w:val="0"/>
                <w:sz w:val="21"/>
                <w:szCs w:val="21"/>
                <w14:ligatures w14:val="none"/>
              </w:rPr>
              <w:t>n:</w:t>
            </w:r>
          </w:p>
          <w:p w14:paraId="15056A39" w14:textId="77777777" w:rsidR="00C2088B" w:rsidRPr="00C2088B" w:rsidRDefault="00C2088B" w:rsidP="00360364">
            <w:pPr>
              <w:rPr>
                <w:rFonts w:ascii="Roboto" w:eastAsia="Times New Roman" w:hAnsi="Roboto" w:cs="Times New Roman"/>
                <w:color w:val="000000"/>
                <w:kern w:val="0"/>
                <w:sz w:val="21"/>
                <w:szCs w:val="21"/>
                <w14:ligatures w14:val="none"/>
              </w:rPr>
            </w:pPr>
            <w:r w:rsidRPr="00C2088B">
              <w:rPr>
                <w:rFonts w:ascii="Roboto" w:eastAsia="Times New Roman" w:hAnsi="Roboto" w:cs="Times New Roman"/>
                <w:color w:val="000000"/>
                <w:kern w:val="0"/>
                <w:sz w:val="21"/>
                <w:szCs w:val="21"/>
                <w14:ligatures w14:val="none"/>
              </w:rPr>
              <w:t>L</w:t>
            </w:r>
            <w:r w:rsidRPr="00C2088B">
              <w:rPr>
                <w:rFonts w:ascii="Cambria" w:eastAsia="Times New Roman" w:hAnsi="Cambria" w:cs="Cambria"/>
                <w:color w:val="000000"/>
                <w:kern w:val="0"/>
                <w:sz w:val="21"/>
                <w:szCs w:val="21"/>
                <w14:ligatures w14:val="none"/>
              </w:rPr>
              <w:t>ớ</w:t>
            </w:r>
            <w:r w:rsidRPr="00C2088B">
              <w:rPr>
                <w:rFonts w:ascii="Roboto" w:eastAsia="Times New Roman" w:hAnsi="Roboto" w:cs="Times New Roman"/>
                <w:color w:val="000000"/>
                <w:kern w:val="0"/>
                <w:sz w:val="21"/>
                <w:szCs w:val="21"/>
                <w14:ligatures w14:val="none"/>
              </w:rPr>
              <w:t>p xi m</w:t>
            </w:r>
            <w:r w:rsidRPr="00C2088B">
              <w:rPr>
                <w:rFonts w:ascii="Cambria" w:eastAsia="Times New Roman" w:hAnsi="Cambria" w:cs="Cambria"/>
                <w:color w:val="000000"/>
                <w:kern w:val="0"/>
                <w:sz w:val="21"/>
                <w:szCs w:val="21"/>
                <w14:ligatures w14:val="none"/>
              </w:rPr>
              <w:t>ạ</w:t>
            </w:r>
            <w:r w:rsidRPr="00C2088B">
              <w:rPr>
                <w:rFonts w:ascii="Roboto" w:eastAsia="Times New Roman" w:hAnsi="Roboto" w:cs="Times New Roman"/>
                <w:color w:val="000000"/>
                <w:kern w:val="0"/>
                <w:sz w:val="21"/>
                <w:szCs w:val="21"/>
                <w14:ligatures w14:val="none"/>
              </w:rPr>
              <w:t xml:space="preserve"> m</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u v</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ng nh</w:t>
            </w:r>
            <w:r w:rsidRPr="00C2088B">
              <w:rPr>
                <w:rFonts w:ascii="Cambria" w:eastAsia="Times New Roman" w:hAnsi="Cambria" w:cs="Cambria"/>
                <w:color w:val="000000"/>
                <w:kern w:val="0"/>
                <w:sz w:val="21"/>
                <w:szCs w:val="21"/>
                <w14:ligatures w14:val="none"/>
              </w:rPr>
              <w:t>ạ</w:t>
            </w:r>
            <w:r w:rsidRPr="00C2088B">
              <w:rPr>
                <w:rFonts w:ascii="Roboto" w:eastAsia="Times New Roman" w:hAnsi="Roboto" w:cs="Times New Roman"/>
                <w:color w:val="000000"/>
                <w:kern w:val="0"/>
                <w:sz w:val="21"/>
                <w:szCs w:val="21"/>
                <w14:ligatures w14:val="none"/>
              </w:rPr>
              <w:t>t r</w:t>
            </w:r>
            <w:r w:rsidRPr="00C2088B">
              <w:rPr>
                <w:rFonts w:ascii="Cambria" w:eastAsia="Times New Roman" w:hAnsi="Cambria" w:cs="Cambria"/>
                <w:color w:val="000000"/>
                <w:kern w:val="0"/>
                <w:sz w:val="21"/>
                <w:szCs w:val="21"/>
                <w14:ligatures w14:val="none"/>
              </w:rPr>
              <w:t>ấ</w:t>
            </w:r>
            <w:r w:rsidRPr="00C2088B">
              <w:rPr>
                <w:rFonts w:ascii="Roboto" w:eastAsia="Times New Roman" w:hAnsi="Roboto" w:cs="Times New Roman"/>
                <w:color w:val="000000"/>
                <w:kern w:val="0"/>
                <w:sz w:val="21"/>
                <w:szCs w:val="21"/>
                <w14:ligatures w14:val="none"/>
              </w:rPr>
              <w:t>t b</w:t>
            </w:r>
            <w:r w:rsidRPr="00C2088B">
              <w:rPr>
                <w:rFonts w:ascii="Roboto" w:eastAsia="Times New Roman" w:hAnsi="Roboto" w:cs="Roboto"/>
                <w:color w:val="000000"/>
                <w:kern w:val="0"/>
                <w:sz w:val="21"/>
                <w:szCs w:val="21"/>
                <w14:ligatures w14:val="none"/>
              </w:rPr>
              <w:t>ó</w:t>
            </w:r>
            <w:r w:rsidRPr="00C2088B">
              <w:rPr>
                <w:rFonts w:ascii="Roboto" w:eastAsia="Times New Roman" w:hAnsi="Roboto" w:cs="Times New Roman"/>
                <w:color w:val="000000"/>
                <w:kern w:val="0"/>
                <w:sz w:val="21"/>
                <w:szCs w:val="21"/>
                <w14:ligatures w14:val="none"/>
              </w:rPr>
              <w:t>ng v</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 xml:space="preserve"> b</w:t>
            </w:r>
            <w:r w:rsidRPr="00C2088B">
              <w:rPr>
                <w:rFonts w:ascii="Cambria" w:eastAsia="Times New Roman" w:hAnsi="Cambria" w:cs="Cambria"/>
                <w:color w:val="000000"/>
                <w:kern w:val="0"/>
                <w:sz w:val="21"/>
                <w:szCs w:val="21"/>
                <w14:ligatures w14:val="none"/>
              </w:rPr>
              <w:t>ề</w:t>
            </w:r>
            <w:r w:rsidRPr="00C2088B">
              <w:rPr>
                <w:rFonts w:ascii="Roboto" w:eastAsia="Times New Roman" w:hAnsi="Roboto" w:cs="Times New Roman"/>
                <w:color w:val="000000"/>
                <w:kern w:val="0"/>
                <w:sz w:val="21"/>
                <w:szCs w:val="21"/>
                <w14:ligatures w14:val="none"/>
              </w:rPr>
              <w:t>n m</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u</w:t>
            </w:r>
          </w:p>
          <w:p w14:paraId="0BC8BA58" w14:textId="77777777" w:rsidR="00C2088B" w:rsidRPr="00C2088B" w:rsidRDefault="00C2088B" w:rsidP="00360364">
            <w:pPr>
              <w:rPr>
                <w:rFonts w:ascii="Roboto" w:eastAsia="Times New Roman" w:hAnsi="Roboto" w:cs="Times New Roman"/>
                <w:color w:val="000000"/>
                <w:kern w:val="0"/>
                <w:sz w:val="21"/>
                <w:szCs w:val="21"/>
                <w14:ligatures w14:val="none"/>
              </w:rPr>
            </w:pPr>
            <w:r w:rsidRPr="00C2088B">
              <w:rPr>
                <w:rFonts w:ascii="Cambria" w:eastAsia="Times New Roman" w:hAnsi="Cambria" w:cs="Cambria"/>
                <w:color w:val="000000"/>
                <w:kern w:val="0"/>
                <w:sz w:val="21"/>
                <w:szCs w:val="21"/>
                <w14:ligatures w14:val="none"/>
              </w:rPr>
              <w:t>Ố</w:t>
            </w:r>
            <w:r w:rsidRPr="00C2088B">
              <w:rPr>
                <w:rFonts w:ascii="Roboto" w:eastAsia="Times New Roman" w:hAnsi="Roboto" w:cs="Times New Roman"/>
                <w:color w:val="000000"/>
                <w:kern w:val="0"/>
                <w:sz w:val="21"/>
                <w:szCs w:val="21"/>
                <w14:ligatures w14:val="none"/>
              </w:rPr>
              <w:t>c 2 m</w:t>
            </w:r>
            <w:r w:rsidRPr="00C2088B">
              <w:rPr>
                <w:rFonts w:ascii="Roboto" w:eastAsia="Times New Roman" w:hAnsi="Roboto" w:cs="Roboto"/>
                <w:color w:val="000000"/>
                <w:kern w:val="0"/>
                <w:sz w:val="21"/>
                <w:szCs w:val="21"/>
                <w14:ligatures w14:val="none"/>
              </w:rPr>
              <w:t>ú</w:t>
            </w:r>
            <w:r w:rsidRPr="00C2088B">
              <w:rPr>
                <w:rFonts w:ascii="Roboto" w:eastAsia="Times New Roman" w:hAnsi="Roboto" w:cs="Times New Roman"/>
                <w:color w:val="000000"/>
                <w:kern w:val="0"/>
                <w:sz w:val="21"/>
                <w:szCs w:val="21"/>
                <w14:ligatures w14:val="none"/>
              </w:rPr>
              <w:t xml:space="preserve">i </w:t>
            </w:r>
            <w:r w:rsidRPr="00C2088B">
              <w:rPr>
                <w:rFonts w:ascii="Cambria" w:eastAsia="Times New Roman" w:hAnsi="Cambria" w:cs="Cambria"/>
                <w:color w:val="000000"/>
                <w:kern w:val="0"/>
                <w:sz w:val="21"/>
                <w:szCs w:val="21"/>
                <w14:ligatures w14:val="none"/>
              </w:rPr>
              <w:t>đẳ</w:t>
            </w:r>
            <w:r w:rsidRPr="00C2088B">
              <w:rPr>
                <w:rFonts w:ascii="Roboto" w:eastAsia="Times New Roman" w:hAnsi="Roboto" w:cs="Times New Roman"/>
                <w:color w:val="000000"/>
                <w:kern w:val="0"/>
                <w:sz w:val="21"/>
                <w:szCs w:val="21"/>
                <w14:ligatures w14:val="none"/>
              </w:rPr>
              <w:t>ng c</w:t>
            </w:r>
            <w:r w:rsidRPr="00C2088B">
              <w:rPr>
                <w:rFonts w:ascii="Cambria" w:eastAsia="Times New Roman" w:hAnsi="Cambria" w:cs="Cambria"/>
                <w:color w:val="000000"/>
                <w:kern w:val="0"/>
                <w:sz w:val="21"/>
                <w:szCs w:val="21"/>
                <w14:ligatures w14:val="none"/>
              </w:rPr>
              <w:t>ấ</w:t>
            </w:r>
            <w:r w:rsidRPr="00C2088B">
              <w:rPr>
                <w:rFonts w:ascii="Roboto" w:eastAsia="Times New Roman" w:hAnsi="Roboto" w:cs="Times New Roman"/>
                <w:color w:val="000000"/>
                <w:kern w:val="0"/>
                <w:sz w:val="21"/>
                <w:szCs w:val="21"/>
                <w14:ligatures w14:val="none"/>
              </w:rPr>
              <w:t>p c</w:t>
            </w:r>
            <w:r w:rsidRPr="00C2088B">
              <w:rPr>
                <w:rFonts w:ascii="Cambria" w:eastAsia="Times New Roman" w:hAnsi="Cambria" w:cs="Cambria"/>
                <w:color w:val="000000"/>
                <w:kern w:val="0"/>
                <w:sz w:val="21"/>
                <w:szCs w:val="21"/>
                <w14:ligatures w14:val="none"/>
              </w:rPr>
              <w:t>ố</w:t>
            </w:r>
            <w:r w:rsidRPr="00C2088B">
              <w:rPr>
                <w:rFonts w:ascii="Roboto" w:eastAsia="Times New Roman" w:hAnsi="Roboto" w:cs="Times New Roman"/>
                <w:color w:val="000000"/>
                <w:kern w:val="0"/>
                <w:sz w:val="21"/>
                <w:szCs w:val="21"/>
                <w14:ligatures w14:val="none"/>
              </w:rPr>
              <w:t xml:space="preserve"> </w:t>
            </w:r>
            <w:r w:rsidRPr="00C2088B">
              <w:rPr>
                <w:rFonts w:ascii="Cambria" w:eastAsia="Times New Roman" w:hAnsi="Cambria" w:cs="Cambria"/>
                <w:color w:val="000000"/>
                <w:kern w:val="0"/>
                <w:sz w:val="21"/>
                <w:szCs w:val="21"/>
                <w14:ligatures w14:val="none"/>
              </w:rPr>
              <w:t>đị</w:t>
            </w:r>
            <w:r w:rsidRPr="00C2088B">
              <w:rPr>
                <w:rFonts w:ascii="Roboto" w:eastAsia="Times New Roman" w:hAnsi="Roboto" w:cs="Times New Roman"/>
                <w:color w:val="000000"/>
                <w:kern w:val="0"/>
                <w:sz w:val="21"/>
                <w:szCs w:val="21"/>
                <w14:ligatures w14:val="none"/>
              </w:rPr>
              <w:t>nh m</w:t>
            </w:r>
            <w:r w:rsidRPr="00C2088B">
              <w:rPr>
                <w:rFonts w:ascii="Cambria" w:eastAsia="Times New Roman" w:hAnsi="Cambria" w:cs="Cambria"/>
                <w:color w:val="000000"/>
                <w:kern w:val="0"/>
                <w:sz w:val="21"/>
                <w:szCs w:val="21"/>
                <w14:ligatures w14:val="none"/>
              </w:rPr>
              <w:t>ắ</w:t>
            </w:r>
            <w:r w:rsidRPr="00C2088B">
              <w:rPr>
                <w:rFonts w:ascii="Roboto" w:eastAsia="Times New Roman" w:hAnsi="Roboto" w:cs="Times New Roman"/>
                <w:color w:val="000000"/>
                <w:kern w:val="0"/>
                <w:sz w:val="21"/>
                <w:szCs w:val="21"/>
                <w14:ligatures w14:val="none"/>
              </w:rPr>
              <w:t>t kính</w:t>
            </w:r>
          </w:p>
          <w:p w14:paraId="2EA166D6" w14:textId="77777777" w:rsidR="00C2088B" w:rsidRPr="00C2088B" w:rsidRDefault="00C2088B" w:rsidP="00360364">
            <w:pPr>
              <w:rPr>
                <w:rFonts w:ascii="Roboto" w:eastAsia="Times New Roman" w:hAnsi="Roboto" w:cs="Times New Roman"/>
                <w:color w:val="000000"/>
                <w:kern w:val="0"/>
                <w:sz w:val="21"/>
                <w:szCs w:val="21"/>
                <w14:ligatures w14:val="none"/>
              </w:rPr>
            </w:pPr>
            <w:r w:rsidRPr="00C2088B">
              <w:rPr>
                <w:rFonts w:ascii="Roboto" w:eastAsia="Times New Roman" w:hAnsi="Roboto" w:cs="Times New Roman"/>
                <w:color w:val="000000"/>
                <w:kern w:val="0"/>
                <w:sz w:val="21"/>
                <w:szCs w:val="21"/>
                <w14:ligatures w14:val="none"/>
              </w:rPr>
              <w:t>Tri</w:t>
            </w:r>
            <w:r w:rsidRPr="00C2088B">
              <w:rPr>
                <w:rFonts w:ascii="Cambria" w:eastAsia="Times New Roman" w:hAnsi="Cambria" w:cs="Cambria"/>
                <w:color w:val="000000"/>
                <w:kern w:val="0"/>
                <w:sz w:val="21"/>
                <w:szCs w:val="21"/>
                <w14:ligatures w14:val="none"/>
              </w:rPr>
              <w:t>ệ</w:t>
            </w:r>
            <w:r w:rsidRPr="00C2088B">
              <w:rPr>
                <w:rFonts w:ascii="Roboto" w:eastAsia="Times New Roman" w:hAnsi="Roboto" w:cs="Times New Roman"/>
                <w:color w:val="000000"/>
                <w:kern w:val="0"/>
                <w:sz w:val="21"/>
                <w:szCs w:val="21"/>
                <w14:ligatures w14:val="none"/>
              </w:rPr>
              <w:t>n solex tr</w:t>
            </w:r>
            <w:r w:rsidRPr="00C2088B">
              <w:rPr>
                <w:rFonts w:ascii="Roboto" w:eastAsia="Times New Roman" w:hAnsi="Roboto" w:cs="Roboto"/>
                <w:color w:val="000000"/>
                <w:kern w:val="0"/>
                <w:sz w:val="21"/>
                <w:szCs w:val="21"/>
                <w14:ligatures w14:val="none"/>
              </w:rPr>
              <w:t>ê</w:t>
            </w:r>
            <w:r w:rsidRPr="00C2088B">
              <w:rPr>
                <w:rFonts w:ascii="Roboto" w:eastAsia="Times New Roman" w:hAnsi="Roboto" w:cs="Times New Roman"/>
                <w:color w:val="000000"/>
                <w:kern w:val="0"/>
                <w:sz w:val="21"/>
                <w:szCs w:val="21"/>
                <w14:ligatures w14:val="none"/>
              </w:rPr>
              <w:t>n k</w:t>
            </w:r>
            <w:r w:rsidRPr="00C2088B">
              <w:rPr>
                <w:rFonts w:ascii="Roboto" w:eastAsia="Times New Roman" w:hAnsi="Roboto" w:cs="Roboto"/>
                <w:color w:val="000000"/>
                <w:kern w:val="0"/>
                <w:sz w:val="21"/>
                <w:szCs w:val="21"/>
                <w14:ligatures w14:val="none"/>
              </w:rPr>
              <w:t>í</w:t>
            </w:r>
            <w:r w:rsidRPr="00C2088B">
              <w:rPr>
                <w:rFonts w:ascii="Roboto" w:eastAsia="Times New Roman" w:hAnsi="Roboto" w:cs="Times New Roman"/>
                <w:color w:val="000000"/>
                <w:kern w:val="0"/>
                <w:sz w:val="21"/>
                <w:szCs w:val="21"/>
                <w14:ligatures w14:val="none"/>
              </w:rPr>
              <w:t>nh v</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 xml:space="preserve"> g</w:t>
            </w:r>
            <w:r w:rsidRPr="00C2088B">
              <w:rPr>
                <w:rFonts w:ascii="Cambria" w:eastAsia="Times New Roman" w:hAnsi="Cambria" w:cs="Cambria"/>
                <w:color w:val="000000"/>
                <w:kern w:val="0"/>
                <w:sz w:val="21"/>
                <w:szCs w:val="21"/>
                <w14:ligatures w14:val="none"/>
              </w:rPr>
              <w:t>ọ</w:t>
            </w:r>
            <w:r w:rsidRPr="00C2088B">
              <w:rPr>
                <w:rFonts w:ascii="Roboto" w:eastAsia="Times New Roman" w:hAnsi="Roboto" w:cs="Times New Roman"/>
                <w:color w:val="000000"/>
                <w:kern w:val="0"/>
                <w:sz w:val="21"/>
                <w:szCs w:val="21"/>
                <w14:ligatures w14:val="none"/>
              </w:rPr>
              <w:t>ng kh</w:t>
            </w:r>
            <w:r w:rsidRPr="00C2088B">
              <w:rPr>
                <w:rFonts w:ascii="Cambria" w:eastAsia="Times New Roman" w:hAnsi="Cambria" w:cs="Cambria"/>
                <w:color w:val="000000"/>
                <w:kern w:val="0"/>
                <w:sz w:val="21"/>
                <w:szCs w:val="21"/>
                <w14:ligatures w14:val="none"/>
              </w:rPr>
              <w:t>ắ</w:t>
            </w:r>
            <w:r w:rsidRPr="00C2088B">
              <w:rPr>
                <w:rFonts w:ascii="Roboto" w:eastAsia="Times New Roman" w:hAnsi="Roboto" w:cs="Times New Roman"/>
                <w:color w:val="000000"/>
                <w:kern w:val="0"/>
                <w:sz w:val="21"/>
                <w:szCs w:val="21"/>
                <w14:ligatures w14:val="none"/>
              </w:rPr>
              <w:t>c s</w:t>
            </w:r>
            <w:r w:rsidRPr="00C2088B">
              <w:rPr>
                <w:rFonts w:ascii="Roboto" w:eastAsia="Times New Roman" w:hAnsi="Roboto" w:cs="Roboto"/>
                <w:color w:val="000000"/>
                <w:kern w:val="0"/>
                <w:sz w:val="21"/>
                <w:szCs w:val="21"/>
                <w14:ligatures w14:val="none"/>
              </w:rPr>
              <w:t>â</w:t>
            </w:r>
            <w:r w:rsidRPr="00C2088B">
              <w:rPr>
                <w:rFonts w:ascii="Roboto" w:eastAsia="Times New Roman" w:hAnsi="Roboto" w:cs="Times New Roman"/>
                <w:color w:val="000000"/>
                <w:kern w:val="0"/>
                <w:sz w:val="21"/>
                <w:szCs w:val="21"/>
                <w14:ligatures w14:val="none"/>
              </w:rPr>
              <w:t>u v</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 xml:space="preserve"> n</w:t>
            </w:r>
            <w:r w:rsidRPr="00C2088B">
              <w:rPr>
                <w:rFonts w:ascii="Roboto" w:eastAsia="Times New Roman" w:hAnsi="Roboto" w:cs="Roboto"/>
                <w:color w:val="000000"/>
                <w:kern w:val="0"/>
                <w:sz w:val="21"/>
                <w:szCs w:val="21"/>
                <w14:ligatures w14:val="none"/>
              </w:rPr>
              <w:t>é</w:t>
            </w:r>
            <w:r w:rsidRPr="00C2088B">
              <w:rPr>
                <w:rFonts w:ascii="Roboto" w:eastAsia="Times New Roman" w:hAnsi="Roboto" w:cs="Times New Roman"/>
                <w:color w:val="000000"/>
                <w:kern w:val="0"/>
                <w:sz w:val="21"/>
                <w:szCs w:val="21"/>
                <w14:ligatures w14:val="none"/>
              </w:rPr>
              <w:t>t</w:t>
            </w:r>
          </w:p>
          <w:p w14:paraId="00F2E14F" w14:textId="3AF34A15" w:rsidR="00C2088B" w:rsidRPr="00C2088B" w:rsidRDefault="00C2088B" w:rsidP="00360364">
            <w:pPr>
              <w:rPr>
                <w:rFonts w:ascii="Roboto" w:eastAsia="Times New Roman" w:hAnsi="Roboto" w:cs="Times New Roman"/>
                <w:color w:val="000000"/>
                <w:kern w:val="0"/>
                <w:sz w:val="21"/>
                <w:szCs w:val="21"/>
                <w14:ligatures w14:val="none"/>
              </w:rPr>
            </w:pPr>
            <w:r w:rsidRPr="00C2088B">
              <w:rPr>
                <w:rFonts w:ascii="Roboto" w:eastAsia="Times New Roman" w:hAnsi="Roboto" w:cs="Times New Roman"/>
                <w:color w:val="000000"/>
                <w:kern w:val="0"/>
                <w:sz w:val="21"/>
                <w:szCs w:val="21"/>
                <w14:ligatures w14:val="none"/>
              </w:rPr>
              <w:lastRenderedPageBreak/>
              <w:t>M</w:t>
            </w:r>
            <w:r w:rsidRPr="00C2088B">
              <w:rPr>
                <w:rFonts w:ascii="Cambria" w:eastAsia="Times New Roman" w:hAnsi="Cambria" w:cs="Cambria"/>
                <w:color w:val="000000"/>
                <w:kern w:val="0"/>
                <w:sz w:val="21"/>
                <w:szCs w:val="21"/>
                <w14:ligatures w14:val="none"/>
              </w:rPr>
              <w:t>ắ</w:t>
            </w:r>
            <w:r w:rsidRPr="00C2088B">
              <w:rPr>
                <w:rFonts w:ascii="Roboto" w:eastAsia="Times New Roman" w:hAnsi="Roboto" w:cs="Times New Roman"/>
                <w:color w:val="000000"/>
                <w:kern w:val="0"/>
                <w:sz w:val="21"/>
                <w:szCs w:val="21"/>
                <w14:ligatures w14:val="none"/>
              </w:rPr>
              <w:t>t k</w:t>
            </w:r>
            <w:r w:rsidRPr="00C2088B">
              <w:rPr>
                <w:rFonts w:ascii="Roboto" w:eastAsia="Times New Roman" w:hAnsi="Roboto" w:cs="Roboto"/>
                <w:color w:val="000000"/>
                <w:kern w:val="0"/>
                <w:sz w:val="21"/>
                <w:szCs w:val="21"/>
                <w14:ligatures w14:val="none"/>
              </w:rPr>
              <w:t>í</w:t>
            </w:r>
            <w:r w:rsidRPr="00C2088B">
              <w:rPr>
                <w:rFonts w:ascii="Roboto" w:eastAsia="Times New Roman" w:hAnsi="Roboto" w:cs="Times New Roman"/>
                <w:color w:val="000000"/>
                <w:kern w:val="0"/>
                <w:sz w:val="21"/>
                <w:szCs w:val="21"/>
                <w14:ligatures w14:val="none"/>
              </w:rPr>
              <w:t>nh l</w:t>
            </w:r>
            <w:r w:rsidRPr="00C2088B">
              <w:rPr>
                <w:rFonts w:ascii="Roboto" w:eastAsia="Times New Roman" w:hAnsi="Roboto" w:cs="Roboto"/>
                <w:color w:val="000000"/>
                <w:kern w:val="0"/>
                <w:sz w:val="21"/>
                <w:szCs w:val="21"/>
                <w14:ligatures w14:val="none"/>
              </w:rPr>
              <w:t>à</w:t>
            </w:r>
            <w:r w:rsidRPr="00C2088B">
              <w:rPr>
                <w:rFonts w:ascii="Roboto" w:eastAsia="Times New Roman" w:hAnsi="Roboto" w:cs="Times New Roman"/>
                <w:color w:val="000000"/>
                <w:kern w:val="0"/>
                <w:sz w:val="21"/>
                <w:szCs w:val="21"/>
                <w14:ligatures w14:val="none"/>
              </w:rPr>
              <w:t>m b</w:t>
            </w:r>
            <w:r w:rsidRPr="00C2088B">
              <w:rPr>
                <w:rFonts w:ascii="Cambria" w:eastAsia="Times New Roman" w:hAnsi="Cambria" w:cs="Cambria"/>
                <w:color w:val="000000"/>
                <w:kern w:val="0"/>
                <w:sz w:val="21"/>
                <w:szCs w:val="21"/>
                <w14:ligatures w14:val="none"/>
              </w:rPr>
              <w:t>ằ</w:t>
            </w:r>
            <w:r w:rsidRPr="00C2088B">
              <w:rPr>
                <w:rFonts w:ascii="Roboto" w:eastAsia="Times New Roman" w:hAnsi="Roboto" w:cs="Times New Roman"/>
                <w:color w:val="000000"/>
                <w:kern w:val="0"/>
                <w:sz w:val="21"/>
                <w:szCs w:val="21"/>
                <w14:ligatures w14:val="none"/>
              </w:rPr>
              <w:t>ng nh</w:t>
            </w:r>
            <w:r w:rsidRPr="00C2088B">
              <w:rPr>
                <w:rFonts w:ascii="Cambria" w:eastAsia="Times New Roman" w:hAnsi="Cambria" w:cs="Cambria"/>
                <w:color w:val="000000"/>
                <w:kern w:val="0"/>
                <w:sz w:val="21"/>
                <w:szCs w:val="21"/>
                <w14:ligatures w14:val="none"/>
              </w:rPr>
              <w:t>ự</w:t>
            </w:r>
            <w:r w:rsidRPr="00C2088B">
              <w:rPr>
                <w:rFonts w:ascii="Roboto" w:eastAsia="Times New Roman" w:hAnsi="Roboto" w:cs="Times New Roman"/>
                <w:color w:val="000000"/>
                <w:kern w:val="0"/>
                <w:sz w:val="21"/>
                <w:szCs w:val="21"/>
                <w14:ligatures w14:val="none"/>
              </w:rPr>
              <w:t>a polycacbonat ch</w:t>
            </w:r>
            <w:r w:rsidRPr="00C2088B">
              <w:rPr>
                <w:rFonts w:ascii="Cambria" w:eastAsia="Times New Roman" w:hAnsi="Cambria" w:cs="Cambria"/>
                <w:color w:val="000000"/>
                <w:kern w:val="0"/>
                <w:sz w:val="21"/>
                <w:szCs w:val="21"/>
                <w14:ligatures w14:val="none"/>
              </w:rPr>
              <w:t>ị</w:t>
            </w:r>
            <w:r w:rsidRPr="00C2088B">
              <w:rPr>
                <w:rFonts w:ascii="Roboto" w:eastAsia="Times New Roman" w:hAnsi="Roboto" w:cs="Times New Roman"/>
                <w:color w:val="000000"/>
                <w:kern w:val="0"/>
                <w:sz w:val="21"/>
                <w:szCs w:val="21"/>
                <w14:ligatures w14:val="none"/>
              </w:rPr>
              <w:t>u l</w:t>
            </w:r>
            <w:r w:rsidRPr="00C2088B">
              <w:rPr>
                <w:rFonts w:ascii="Cambria" w:eastAsia="Times New Roman" w:hAnsi="Cambria" w:cs="Cambria"/>
                <w:color w:val="000000"/>
                <w:kern w:val="0"/>
                <w:sz w:val="21"/>
                <w:szCs w:val="21"/>
                <w14:ligatures w14:val="none"/>
              </w:rPr>
              <w:t>ự</w:t>
            </w:r>
            <w:r w:rsidRPr="00C2088B">
              <w:rPr>
                <w:rFonts w:ascii="Roboto" w:eastAsia="Times New Roman" w:hAnsi="Roboto" w:cs="Times New Roman"/>
                <w:color w:val="000000"/>
                <w:kern w:val="0"/>
                <w:sz w:val="21"/>
                <w:szCs w:val="21"/>
                <w14:ligatures w14:val="none"/>
              </w:rPr>
              <w:t>c t</w:t>
            </w:r>
            <w:r w:rsidRPr="00C2088B">
              <w:rPr>
                <w:rFonts w:ascii="Cambria" w:eastAsia="Times New Roman" w:hAnsi="Cambria" w:cs="Cambria"/>
                <w:color w:val="000000"/>
                <w:kern w:val="0"/>
                <w:sz w:val="21"/>
                <w:szCs w:val="21"/>
                <w14:ligatures w14:val="none"/>
              </w:rPr>
              <w:t>ố</w:t>
            </w:r>
            <w:r w:rsidRPr="00C2088B">
              <w:rPr>
                <w:rFonts w:ascii="Roboto" w:eastAsia="Times New Roman" w:hAnsi="Roboto" w:cs="Times New Roman"/>
                <w:color w:val="000000"/>
                <w:kern w:val="0"/>
                <w:sz w:val="21"/>
                <w:szCs w:val="21"/>
                <w14:ligatures w14:val="none"/>
              </w:rPr>
              <w:t>t</w:t>
            </w:r>
          </w:p>
          <w:p w14:paraId="21D354EF" w14:textId="69086212" w:rsidR="00C2088B" w:rsidRDefault="00C2088B" w:rsidP="00360364"/>
        </w:tc>
      </w:tr>
      <w:tr w:rsidR="00360364" w14:paraId="77844363" w14:textId="77777777" w:rsidTr="008F01F0">
        <w:trPr>
          <w:trHeight w:val="9980"/>
        </w:trPr>
        <w:tc>
          <w:tcPr>
            <w:tcW w:w="4675" w:type="dxa"/>
          </w:tcPr>
          <w:p w14:paraId="0CC6FDF5" w14:textId="26595F08" w:rsidR="00D30ABD" w:rsidRDefault="00D30ABD" w:rsidP="00360364">
            <w:r>
              <w:lastRenderedPageBreak/>
              <w:t>33.Ngày và đêm</w:t>
            </w:r>
          </w:p>
          <w:p w14:paraId="6F9A5FA2" w14:textId="4731CFC7" w:rsidR="001D5C59" w:rsidRDefault="00D60AFF" w:rsidP="00360364">
            <w:r>
              <w:rPr>
                <w:noProof/>
              </w:rPr>
              <w:drawing>
                <wp:anchor distT="0" distB="0" distL="114300" distR="114300" simplePos="0" relativeHeight="251664384" behindDoc="0" locked="0" layoutInCell="1" allowOverlap="1" wp14:anchorId="13D0D412" wp14:editId="07797BA2">
                  <wp:simplePos x="0" y="0"/>
                  <wp:positionH relativeFrom="column">
                    <wp:posOffset>-3175</wp:posOffset>
                  </wp:positionH>
                  <wp:positionV relativeFrom="paragraph">
                    <wp:posOffset>245110</wp:posOffset>
                  </wp:positionV>
                  <wp:extent cx="2331720" cy="233172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anchor>
              </w:drawing>
            </w:r>
            <w:r>
              <w:t>Xám</w:t>
            </w:r>
          </w:p>
        </w:tc>
        <w:tc>
          <w:tcPr>
            <w:tcW w:w="4675" w:type="dxa"/>
            <w:tcBorders>
              <w:bottom w:val="nil"/>
            </w:tcBorders>
          </w:tcPr>
          <w:p w14:paraId="6169F9AC" w14:textId="77777777" w:rsidR="00D60AFF" w:rsidRDefault="00D60AFF" w:rsidP="00D2612B">
            <w:r>
              <w:t xml:space="preserve">Kính </w:t>
            </w:r>
            <w:r>
              <w:rPr>
                <w:rFonts w:ascii="Cambria" w:hAnsi="Cambria" w:cs="Cambria"/>
              </w:rPr>
              <w:t>Đổ</w:t>
            </w:r>
            <w:r>
              <w:t xml:space="preserve">i Màu </w:t>
            </w:r>
            <w:r>
              <w:rPr>
                <w:rFonts w:ascii="Cambria" w:hAnsi="Cambria" w:cs="Cambria"/>
              </w:rPr>
              <w:t>Đ</w:t>
            </w:r>
            <w:r>
              <w:t>i Ng</w:t>
            </w:r>
            <w:r>
              <w:rPr>
                <w:rFonts w:cs="Roboto"/>
              </w:rPr>
              <w:t>à</w:t>
            </w:r>
            <w:r>
              <w:t>y V</w:t>
            </w:r>
            <w:r>
              <w:rPr>
                <w:rFonts w:cs="Roboto"/>
              </w:rPr>
              <w:t>à</w:t>
            </w:r>
            <w:r>
              <w:t xml:space="preserve"> </w:t>
            </w:r>
            <w:r>
              <w:rPr>
                <w:rFonts w:ascii="Cambria" w:hAnsi="Cambria" w:cs="Cambria"/>
              </w:rPr>
              <w:t>Đ</w:t>
            </w:r>
            <w:r>
              <w:rPr>
                <w:rFonts w:cs="Roboto"/>
              </w:rPr>
              <w:t>ê</w:t>
            </w:r>
            <w:r>
              <w:t>m A8177G</w:t>
            </w:r>
          </w:p>
          <w:p w14:paraId="2D9C6154" w14:textId="77777777" w:rsidR="001D5C59" w:rsidRDefault="00D60AFF" w:rsidP="00360364">
            <w:r>
              <w:t xml:space="preserve">Giá: 500,000 </w:t>
            </w:r>
            <w:r>
              <w:sym w:font="Wingdings" w:char="F0E0"/>
            </w:r>
            <w:r>
              <w:t xml:space="preserve"> 239,000</w:t>
            </w:r>
          </w:p>
          <w:p w14:paraId="09BF74C2" w14:textId="19FA6549" w:rsidR="00D60AFF" w:rsidRDefault="00D60AFF" w:rsidP="00360364">
            <w:pPr>
              <w:rPr>
                <w:rFonts w:cs="Arial"/>
                <w:szCs w:val="26"/>
              </w:rPr>
            </w:pPr>
            <w:r w:rsidRPr="00D60AFF">
              <w:rPr>
                <w:rFonts w:cs="Arial"/>
                <w:color w:val="9E9E9E"/>
                <w:szCs w:val="26"/>
                <w:shd w:val="clear" w:color="auto" w:fill="FFFFFF"/>
              </w:rPr>
              <w:t>Thương hiệu:</w:t>
            </w:r>
            <w:hyperlink r:id="rId49" w:tgtFrame="_self" w:history="1">
              <w:r w:rsidRPr="00103303">
                <w:rPr>
                  <w:rFonts w:cs="Arial"/>
                  <w:color w:val="1A9CB7"/>
                  <w:szCs w:val="26"/>
                  <w:shd w:val="clear" w:color="auto" w:fill="FFFFFF"/>
                </w:rPr>
                <w:t>X+</w:t>
              </w:r>
              <w:r w:rsidRPr="00D60AFF">
                <w:rPr>
                  <w:rFonts w:cs="Arial"/>
                  <w:color w:val="1A9CB7"/>
                  <w:szCs w:val="26"/>
                  <w:shd w:val="clear" w:color="auto" w:fill="FFFFFF"/>
                </w:rPr>
                <w:t>Aviator</w:t>
              </w:r>
              <w:r w:rsidR="00103303">
                <w:rPr>
                  <w:rFonts w:cs="Arial"/>
                  <w:color w:val="1A9CB7"/>
                  <w:szCs w:val="26"/>
                  <w:shd w:val="clear" w:color="auto" w:fill="FFFFFF"/>
                </w:rPr>
                <w:t xml:space="preserve"> </w:t>
              </w:r>
              <w:r w:rsidRPr="00D60AFF">
                <w:rPr>
                  <w:rFonts w:cs="Arial"/>
                  <w:color w:val="1A9CB7"/>
                  <w:szCs w:val="26"/>
                  <w:u w:val="single"/>
                  <w:shd w:val="clear" w:color="auto" w:fill="FFFFFF"/>
                </w:rPr>
                <w:t>(</w:t>
              </w:r>
              <w:r w:rsidRPr="00D60AFF">
                <w:rPr>
                  <w:rFonts w:cs="Arial"/>
                  <w:color w:val="1A9CB7"/>
                  <w:szCs w:val="26"/>
                  <w:shd w:val="clear" w:color="auto" w:fill="FFFFFF"/>
                </w:rPr>
                <w:t>AVIATOR</w:t>
              </w:r>
            </w:hyperlink>
            <w:r w:rsidRPr="00D60AFF">
              <w:rPr>
                <w:rFonts w:cs="Arial"/>
                <w:szCs w:val="26"/>
              </w:rPr>
              <w:t>)</w:t>
            </w:r>
          </w:p>
          <w:p w14:paraId="6724C759" w14:textId="77777777" w:rsidR="00D60AFF" w:rsidRPr="00D60AFF" w:rsidRDefault="00D60AFF" w:rsidP="00360364">
            <w:pPr>
              <w:rPr>
                <w:rFonts w:ascii="Roboto" w:eastAsia="Times New Roman" w:hAnsi="Roboto" w:cs="Times New Roman"/>
                <w:color w:val="000000"/>
                <w:kern w:val="0"/>
                <w:sz w:val="21"/>
                <w:szCs w:val="21"/>
                <w14:ligatures w14:val="none"/>
              </w:rPr>
            </w:pP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M</w:t>
            </w:r>
            <w:r w:rsidRPr="00D60AFF">
              <w:rPr>
                <w:rFonts w:ascii="Cambria" w:eastAsia="Times New Roman" w:hAnsi="Cambria" w:cs="Cambria"/>
                <w:color w:val="000000"/>
                <w:kern w:val="0"/>
                <w:sz w:val="21"/>
                <w:szCs w:val="21"/>
                <w14:ligatures w14:val="none"/>
              </w:rPr>
              <w:t>ắ</w:t>
            </w:r>
            <w:r w:rsidRPr="00D60AFF">
              <w:rPr>
                <w:rFonts w:ascii="Roboto" w:eastAsia="Times New Roman" w:hAnsi="Roboto" w:cs="Times New Roman"/>
                <w:color w:val="000000"/>
                <w:kern w:val="0"/>
                <w:sz w:val="21"/>
                <w:szCs w:val="21"/>
                <w14:ligatures w14:val="none"/>
              </w:rPr>
              <w:t>t k</w:t>
            </w:r>
            <w:r w:rsidRPr="00D60AFF">
              <w:rPr>
                <w:rFonts w:ascii="Roboto" w:eastAsia="Times New Roman" w:hAnsi="Roboto" w:cs="Roboto"/>
                <w:color w:val="000000"/>
                <w:kern w:val="0"/>
                <w:sz w:val="21"/>
                <w:szCs w:val="21"/>
                <w14:ligatures w14:val="none"/>
              </w:rPr>
              <w:t>í</w:t>
            </w:r>
            <w:r w:rsidRPr="00D60AFF">
              <w:rPr>
                <w:rFonts w:ascii="Roboto" w:eastAsia="Times New Roman" w:hAnsi="Roboto" w:cs="Times New Roman"/>
                <w:color w:val="000000"/>
                <w:kern w:val="0"/>
                <w:sz w:val="21"/>
                <w:szCs w:val="21"/>
                <w14:ligatures w14:val="none"/>
              </w:rPr>
              <w:t>nh ph</w:t>
            </w:r>
            <w:r w:rsidRPr="00D60AFF">
              <w:rPr>
                <w:rFonts w:ascii="Roboto" w:eastAsia="Times New Roman" w:hAnsi="Roboto" w:cs="Roboto"/>
                <w:color w:val="000000"/>
                <w:kern w:val="0"/>
                <w:sz w:val="21"/>
                <w:szCs w:val="21"/>
                <w14:ligatures w14:val="none"/>
              </w:rPr>
              <w:t>â</w:t>
            </w:r>
            <w:r w:rsidRPr="00D60AFF">
              <w:rPr>
                <w:rFonts w:ascii="Roboto" w:eastAsia="Times New Roman" w:hAnsi="Roboto" w:cs="Times New Roman"/>
                <w:color w:val="000000"/>
                <w:kern w:val="0"/>
                <w:sz w:val="21"/>
                <w:szCs w:val="21"/>
                <w14:ligatures w14:val="none"/>
              </w:rPr>
              <w:t>n c</w:t>
            </w:r>
            <w:r w:rsidRPr="00D60AFF">
              <w:rPr>
                <w:rFonts w:ascii="Cambria" w:eastAsia="Times New Roman" w:hAnsi="Cambria" w:cs="Cambria"/>
                <w:color w:val="000000"/>
                <w:kern w:val="0"/>
                <w:sz w:val="21"/>
                <w:szCs w:val="21"/>
                <w14:ligatures w14:val="none"/>
              </w:rPr>
              <w:t>ự</w:t>
            </w:r>
            <w:r w:rsidRPr="00D60AFF">
              <w:rPr>
                <w:rFonts w:ascii="Roboto" w:eastAsia="Times New Roman" w:hAnsi="Roboto" w:cs="Times New Roman"/>
                <w:color w:val="000000"/>
                <w:kern w:val="0"/>
                <w:sz w:val="21"/>
                <w:szCs w:val="21"/>
                <w14:ligatures w14:val="none"/>
              </w:rPr>
              <w:t>c TAC</w:t>
            </w: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 xml:space="preserve"> L</w:t>
            </w:r>
            <w:r w:rsidRPr="00D60AFF">
              <w:rPr>
                <w:rFonts w:ascii="Cambria" w:eastAsia="Times New Roman" w:hAnsi="Cambria" w:cs="Cambria"/>
                <w:color w:val="000000"/>
                <w:kern w:val="0"/>
                <w:sz w:val="21"/>
                <w:szCs w:val="21"/>
                <w14:ligatures w14:val="none"/>
              </w:rPr>
              <w:t>ớ</w:t>
            </w:r>
            <w:r w:rsidRPr="00D60AFF">
              <w:rPr>
                <w:rFonts w:ascii="Roboto" w:eastAsia="Times New Roman" w:hAnsi="Roboto" w:cs="Times New Roman"/>
                <w:color w:val="000000"/>
                <w:kern w:val="0"/>
                <w:sz w:val="21"/>
                <w:szCs w:val="21"/>
                <w14:ligatures w14:val="none"/>
              </w:rPr>
              <w:t>p ph</w:t>
            </w:r>
            <w:r w:rsidRPr="00D60AFF">
              <w:rPr>
                <w:rFonts w:ascii="Cambria" w:eastAsia="Times New Roman" w:hAnsi="Cambria" w:cs="Cambria"/>
                <w:color w:val="000000"/>
                <w:kern w:val="0"/>
                <w:sz w:val="21"/>
                <w:szCs w:val="21"/>
                <w14:ligatures w14:val="none"/>
              </w:rPr>
              <w:t>ủ</w:t>
            </w:r>
            <w:r w:rsidRPr="00D60AFF">
              <w:rPr>
                <w:rFonts w:ascii="Roboto" w:eastAsia="Times New Roman" w:hAnsi="Roboto" w:cs="Times New Roman"/>
                <w:color w:val="000000"/>
                <w:kern w:val="0"/>
                <w:sz w:val="21"/>
                <w:szCs w:val="21"/>
                <w14:ligatures w14:val="none"/>
              </w:rPr>
              <w:t xml:space="preserve"> b</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o v</w:t>
            </w:r>
            <w:r w:rsidRPr="00D60AFF">
              <w:rPr>
                <w:rFonts w:ascii="Cambria" w:eastAsia="Times New Roman" w:hAnsi="Cambria" w:cs="Cambria"/>
                <w:color w:val="000000"/>
                <w:kern w:val="0"/>
                <w:sz w:val="21"/>
                <w:szCs w:val="21"/>
                <w14:ligatures w14:val="none"/>
              </w:rPr>
              <w:t>ệ</w:t>
            </w:r>
            <w:r w:rsidRPr="00D60AFF">
              <w:rPr>
                <w:rFonts w:ascii="Roboto" w:eastAsia="Times New Roman" w:hAnsi="Roboto" w:cs="Times New Roman"/>
                <w:color w:val="000000"/>
                <w:kern w:val="0"/>
                <w:sz w:val="21"/>
                <w:szCs w:val="21"/>
                <w14:ligatures w14:val="none"/>
              </w:rPr>
              <w:t xml:space="preserve"> UV400 ch</w:t>
            </w:r>
            <w:r w:rsidRPr="00D60AFF">
              <w:rPr>
                <w:rFonts w:ascii="Cambria" w:eastAsia="Times New Roman" w:hAnsi="Cambria" w:cs="Cambria"/>
                <w:color w:val="000000"/>
                <w:kern w:val="0"/>
                <w:sz w:val="21"/>
                <w:szCs w:val="21"/>
                <w14:ligatures w14:val="none"/>
              </w:rPr>
              <w:t>ặ</w:t>
            </w:r>
            <w:r w:rsidRPr="00D60AFF">
              <w:rPr>
                <w:rFonts w:ascii="Roboto" w:eastAsia="Times New Roman" w:hAnsi="Roboto" w:cs="Times New Roman"/>
                <w:color w:val="000000"/>
                <w:kern w:val="0"/>
                <w:sz w:val="21"/>
                <w:szCs w:val="21"/>
                <w14:ligatures w14:val="none"/>
              </w:rPr>
              <w:t>n 100% tia UVA &amp; UVB c</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 xml:space="preserve"> h</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i. Ph</w:t>
            </w:r>
            <w:r w:rsidRPr="00D60AFF">
              <w:rPr>
                <w:rFonts w:ascii="Cambria" w:eastAsia="Times New Roman" w:hAnsi="Cambria" w:cs="Cambria"/>
                <w:color w:val="000000"/>
                <w:kern w:val="0"/>
                <w:sz w:val="21"/>
                <w:szCs w:val="21"/>
                <w14:ligatures w14:val="none"/>
              </w:rPr>
              <w:t>ụ</w:t>
            </w:r>
            <w:r w:rsidRPr="00D60AFF">
              <w:rPr>
                <w:rFonts w:ascii="Roboto" w:eastAsia="Times New Roman" w:hAnsi="Roboto" w:cs="Times New Roman"/>
                <w:color w:val="000000"/>
                <w:kern w:val="0"/>
                <w:sz w:val="21"/>
                <w:szCs w:val="21"/>
                <w14:ligatures w14:val="none"/>
              </w:rPr>
              <w:t>c h</w:t>
            </w:r>
            <w:r w:rsidRPr="00D60AFF">
              <w:rPr>
                <w:rFonts w:ascii="Cambria" w:eastAsia="Times New Roman" w:hAnsi="Cambria" w:cs="Cambria"/>
                <w:color w:val="000000"/>
                <w:kern w:val="0"/>
                <w:sz w:val="21"/>
                <w:szCs w:val="21"/>
                <w14:ligatures w14:val="none"/>
              </w:rPr>
              <w:t>ồ</w:t>
            </w:r>
            <w:r w:rsidRPr="00D60AFF">
              <w:rPr>
                <w:rFonts w:ascii="Roboto" w:eastAsia="Times New Roman" w:hAnsi="Roboto" w:cs="Times New Roman"/>
                <w:color w:val="000000"/>
                <w:kern w:val="0"/>
                <w:sz w:val="21"/>
                <w:szCs w:val="21"/>
                <w14:ligatures w14:val="none"/>
              </w:rPr>
              <w:t>i tr</w:t>
            </w:r>
            <w:r w:rsidRPr="00D60AFF">
              <w:rPr>
                <w:rFonts w:ascii="Cambria" w:eastAsia="Times New Roman" w:hAnsi="Cambria" w:cs="Cambria"/>
                <w:color w:val="000000"/>
                <w:kern w:val="0"/>
                <w:sz w:val="21"/>
                <w:szCs w:val="21"/>
                <w14:ligatures w14:val="none"/>
              </w:rPr>
              <w:t>ự</w:t>
            </w:r>
            <w:r w:rsidRPr="00D60AFF">
              <w:rPr>
                <w:rFonts w:ascii="Roboto" w:eastAsia="Times New Roman" w:hAnsi="Roboto" w:cs="Times New Roman"/>
                <w:color w:val="000000"/>
                <w:kern w:val="0"/>
                <w:sz w:val="21"/>
                <w:szCs w:val="21"/>
                <w14:ligatures w14:val="none"/>
              </w:rPr>
              <w:t>c quan m</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u s</w:t>
            </w:r>
            <w:r w:rsidRPr="00D60AFF">
              <w:rPr>
                <w:rFonts w:ascii="Cambria" w:eastAsia="Times New Roman" w:hAnsi="Cambria" w:cs="Cambria"/>
                <w:color w:val="000000"/>
                <w:kern w:val="0"/>
                <w:sz w:val="21"/>
                <w:szCs w:val="21"/>
                <w14:ligatures w14:val="none"/>
              </w:rPr>
              <w:t>ắ</w:t>
            </w:r>
            <w:r w:rsidRPr="00D60AFF">
              <w:rPr>
                <w:rFonts w:ascii="Roboto" w:eastAsia="Times New Roman" w:hAnsi="Roboto" w:cs="Times New Roman"/>
                <w:color w:val="000000"/>
                <w:kern w:val="0"/>
                <w:sz w:val="21"/>
                <w:szCs w:val="21"/>
                <w14:ligatures w14:val="none"/>
              </w:rPr>
              <w:t>c trung th</w:t>
            </w:r>
            <w:r w:rsidRPr="00D60AFF">
              <w:rPr>
                <w:rFonts w:ascii="Cambria" w:eastAsia="Times New Roman" w:hAnsi="Cambria" w:cs="Cambria"/>
                <w:color w:val="000000"/>
                <w:kern w:val="0"/>
                <w:sz w:val="21"/>
                <w:szCs w:val="21"/>
                <w14:ligatures w14:val="none"/>
              </w:rPr>
              <w:t>ự</w:t>
            </w:r>
            <w:r w:rsidRPr="00D60AFF">
              <w:rPr>
                <w:rFonts w:ascii="Roboto" w:eastAsia="Times New Roman" w:hAnsi="Roboto" w:cs="Times New Roman"/>
                <w:color w:val="000000"/>
                <w:kern w:val="0"/>
                <w:sz w:val="21"/>
                <w:szCs w:val="21"/>
                <w14:ligatures w14:val="none"/>
              </w:rPr>
              <w:t>c, lo</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i b</w:t>
            </w:r>
            <w:r w:rsidRPr="00D60AFF">
              <w:rPr>
                <w:rFonts w:ascii="Cambria" w:eastAsia="Times New Roman" w:hAnsi="Cambria" w:cs="Cambria"/>
                <w:color w:val="000000"/>
                <w:kern w:val="0"/>
                <w:sz w:val="21"/>
                <w:szCs w:val="21"/>
                <w14:ligatures w14:val="none"/>
              </w:rPr>
              <w:t>ỏ</w:t>
            </w:r>
            <w:r w:rsidRPr="00D60AFF">
              <w:rPr>
                <w:rFonts w:ascii="Roboto" w:eastAsia="Times New Roman" w:hAnsi="Roboto" w:cs="Times New Roman"/>
                <w:color w:val="000000"/>
                <w:kern w:val="0"/>
                <w:sz w:val="21"/>
                <w:szCs w:val="21"/>
                <w14:ligatures w14:val="none"/>
              </w:rPr>
              <w:t xml:space="preserve"> </w:t>
            </w:r>
            <w:r w:rsidRPr="00D60AFF">
              <w:rPr>
                <w:rFonts w:ascii="Roboto" w:eastAsia="Times New Roman" w:hAnsi="Roboto" w:cs="Roboto"/>
                <w:color w:val="000000"/>
                <w:kern w:val="0"/>
                <w:sz w:val="21"/>
                <w:szCs w:val="21"/>
                <w14:ligatures w14:val="none"/>
              </w:rPr>
              <w:t>á</w:t>
            </w:r>
            <w:r w:rsidRPr="00D60AFF">
              <w:rPr>
                <w:rFonts w:ascii="Roboto" w:eastAsia="Times New Roman" w:hAnsi="Roboto" w:cs="Times New Roman"/>
                <w:color w:val="000000"/>
                <w:kern w:val="0"/>
                <w:sz w:val="21"/>
                <w:szCs w:val="21"/>
                <w14:ligatures w14:val="none"/>
              </w:rPr>
              <w:t>nh s</w:t>
            </w:r>
            <w:r w:rsidRPr="00D60AFF">
              <w:rPr>
                <w:rFonts w:ascii="Roboto" w:eastAsia="Times New Roman" w:hAnsi="Roboto" w:cs="Roboto"/>
                <w:color w:val="000000"/>
                <w:kern w:val="0"/>
                <w:sz w:val="21"/>
                <w:szCs w:val="21"/>
                <w14:ligatures w14:val="none"/>
              </w:rPr>
              <w:t>á</w:t>
            </w:r>
            <w:r w:rsidRPr="00D60AFF">
              <w:rPr>
                <w:rFonts w:ascii="Roboto" w:eastAsia="Times New Roman" w:hAnsi="Roboto" w:cs="Times New Roman"/>
                <w:color w:val="000000"/>
                <w:kern w:val="0"/>
                <w:sz w:val="21"/>
                <w:szCs w:val="21"/>
                <w14:ligatures w14:val="none"/>
              </w:rPr>
              <w:t>ng ph</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n x</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 xml:space="preserve"> ho</w:t>
            </w:r>
            <w:r w:rsidRPr="00D60AFF">
              <w:rPr>
                <w:rFonts w:ascii="Cambria" w:eastAsia="Times New Roman" w:hAnsi="Cambria" w:cs="Cambria"/>
                <w:color w:val="000000"/>
                <w:kern w:val="0"/>
                <w:sz w:val="21"/>
                <w:szCs w:val="21"/>
                <w14:ligatures w14:val="none"/>
              </w:rPr>
              <w:t>ặ</w:t>
            </w:r>
            <w:r w:rsidRPr="00D60AFF">
              <w:rPr>
                <w:rFonts w:ascii="Roboto" w:eastAsia="Times New Roman" w:hAnsi="Roboto" w:cs="Times New Roman"/>
                <w:color w:val="000000"/>
                <w:kern w:val="0"/>
                <w:sz w:val="21"/>
                <w:szCs w:val="21"/>
                <w14:ligatures w14:val="none"/>
              </w:rPr>
              <w:t>c t</w:t>
            </w:r>
            <w:r w:rsidRPr="00D60AFF">
              <w:rPr>
                <w:rFonts w:ascii="Roboto" w:eastAsia="Times New Roman" w:hAnsi="Roboto" w:cs="Roboto"/>
                <w:color w:val="000000"/>
                <w:kern w:val="0"/>
                <w:sz w:val="21"/>
                <w:szCs w:val="21"/>
                <w14:ligatures w14:val="none"/>
              </w:rPr>
              <w:t>á</w:t>
            </w:r>
            <w:r w:rsidRPr="00D60AFF">
              <w:rPr>
                <w:rFonts w:ascii="Roboto" w:eastAsia="Times New Roman" w:hAnsi="Roboto" w:cs="Times New Roman"/>
                <w:color w:val="000000"/>
                <w:kern w:val="0"/>
                <w:sz w:val="21"/>
                <w:szCs w:val="21"/>
                <w14:ligatures w14:val="none"/>
              </w:rPr>
              <w:t>n x</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 Tr</w:t>
            </w:r>
            <w:r w:rsidRPr="00D60AFF">
              <w:rPr>
                <w:rFonts w:ascii="Roboto" w:eastAsia="Times New Roman" w:hAnsi="Roboto" w:cs="Roboto"/>
                <w:color w:val="000000"/>
                <w:kern w:val="0"/>
                <w:sz w:val="21"/>
                <w:szCs w:val="21"/>
                <w14:ligatures w14:val="none"/>
              </w:rPr>
              <w:t>ò</w:t>
            </w:r>
            <w:r w:rsidRPr="00D60AFF">
              <w:rPr>
                <w:rFonts w:ascii="Roboto" w:eastAsia="Times New Roman" w:hAnsi="Roboto" w:cs="Times New Roman"/>
                <w:color w:val="000000"/>
                <w:kern w:val="0"/>
                <w:sz w:val="21"/>
                <w:szCs w:val="21"/>
                <w14:ligatures w14:val="none"/>
              </w:rPr>
              <w:t>ng k</w:t>
            </w:r>
            <w:r w:rsidRPr="00D60AFF">
              <w:rPr>
                <w:rFonts w:ascii="Roboto" w:eastAsia="Times New Roman" w:hAnsi="Roboto" w:cs="Roboto"/>
                <w:color w:val="000000"/>
                <w:kern w:val="0"/>
                <w:sz w:val="21"/>
                <w:szCs w:val="21"/>
                <w14:ligatures w14:val="none"/>
              </w:rPr>
              <w:t>í</w:t>
            </w:r>
            <w:r w:rsidRPr="00D60AFF">
              <w:rPr>
                <w:rFonts w:ascii="Roboto" w:eastAsia="Times New Roman" w:hAnsi="Roboto" w:cs="Times New Roman"/>
                <w:color w:val="000000"/>
                <w:kern w:val="0"/>
                <w:sz w:val="21"/>
                <w:szCs w:val="21"/>
                <w14:ligatures w14:val="none"/>
              </w:rPr>
              <w:t>nh triacetate ph</w:t>
            </w:r>
            <w:r w:rsidRPr="00D60AFF">
              <w:rPr>
                <w:rFonts w:ascii="Roboto" w:eastAsia="Times New Roman" w:hAnsi="Roboto" w:cs="Roboto"/>
                <w:color w:val="000000"/>
                <w:kern w:val="0"/>
                <w:sz w:val="21"/>
                <w:szCs w:val="21"/>
                <w14:ligatures w14:val="none"/>
              </w:rPr>
              <w:t>â</w:t>
            </w:r>
            <w:r w:rsidRPr="00D60AFF">
              <w:rPr>
                <w:rFonts w:ascii="Roboto" w:eastAsia="Times New Roman" w:hAnsi="Roboto" w:cs="Times New Roman"/>
                <w:color w:val="000000"/>
                <w:kern w:val="0"/>
                <w:sz w:val="21"/>
                <w:szCs w:val="21"/>
                <w14:ligatures w14:val="none"/>
              </w:rPr>
              <w:t>n c</w:t>
            </w:r>
            <w:r w:rsidRPr="00D60AFF">
              <w:rPr>
                <w:rFonts w:ascii="Cambria" w:eastAsia="Times New Roman" w:hAnsi="Cambria" w:cs="Cambria"/>
                <w:color w:val="000000"/>
                <w:kern w:val="0"/>
                <w:sz w:val="21"/>
                <w:szCs w:val="21"/>
                <w14:ligatures w14:val="none"/>
              </w:rPr>
              <w:t>ự</w:t>
            </w:r>
            <w:r w:rsidRPr="00D60AFF">
              <w:rPr>
                <w:rFonts w:ascii="Roboto" w:eastAsia="Times New Roman" w:hAnsi="Roboto" w:cs="Times New Roman"/>
                <w:color w:val="000000"/>
                <w:kern w:val="0"/>
                <w:sz w:val="21"/>
                <w:szCs w:val="21"/>
                <w14:ligatures w14:val="none"/>
              </w:rPr>
              <w:t>c TAC c</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 xml:space="preserve"> kh</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 xml:space="preserve"> n</w:t>
            </w:r>
            <w:r w:rsidRPr="00D60AFF">
              <w:rPr>
                <w:rFonts w:ascii="Cambria" w:eastAsia="Times New Roman" w:hAnsi="Cambria" w:cs="Cambria"/>
                <w:color w:val="000000"/>
                <w:kern w:val="0"/>
                <w:sz w:val="21"/>
                <w:szCs w:val="21"/>
                <w14:ligatures w14:val="none"/>
              </w:rPr>
              <w:t>ă</w:t>
            </w:r>
            <w:r w:rsidRPr="00D60AFF">
              <w:rPr>
                <w:rFonts w:ascii="Roboto" w:eastAsia="Times New Roman" w:hAnsi="Roboto" w:cs="Times New Roman"/>
                <w:color w:val="000000"/>
                <w:kern w:val="0"/>
                <w:sz w:val="21"/>
                <w:szCs w:val="21"/>
                <w14:ligatures w14:val="none"/>
              </w:rPr>
              <w:t>ng ch</w:t>
            </w:r>
            <w:r w:rsidRPr="00D60AFF">
              <w:rPr>
                <w:rFonts w:ascii="Cambria" w:eastAsia="Times New Roman" w:hAnsi="Cambria" w:cs="Cambria"/>
                <w:color w:val="000000"/>
                <w:kern w:val="0"/>
                <w:sz w:val="21"/>
                <w:szCs w:val="21"/>
                <w14:ligatures w14:val="none"/>
              </w:rPr>
              <w:t>ố</w:t>
            </w:r>
            <w:r w:rsidRPr="00D60AFF">
              <w:rPr>
                <w:rFonts w:ascii="Roboto" w:eastAsia="Times New Roman" w:hAnsi="Roboto" w:cs="Times New Roman"/>
                <w:color w:val="000000"/>
                <w:kern w:val="0"/>
                <w:sz w:val="21"/>
                <w:szCs w:val="21"/>
                <w14:ligatures w14:val="none"/>
              </w:rPr>
              <w:t xml:space="preserve">ng va </w:t>
            </w:r>
            <w:r w:rsidRPr="00D60AFF">
              <w:rPr>
                <w:rFonts w:ascii="Cambria" w:eastAsia="Times New Roman" w:hAnsi="Cambria" w:cs="Cambria"/>
                <w:color w:val="000000"/>
                <w:kern w:val="0"/>
                <w:sz w:val="21"/>
                <w:szCs w:val="21"/>
                <w14:ligatures w14:val="none"/>
              </w:rPr>
              <w:t>đậ</w:t>
            </w:r>
            <w:r w:rsidRPr="00D60AFF">
              <w:rPr>
                <w:rFonts w:ascii="Roboto" w:eastAsia="Times New Roman" w:hAnsi="Roboto" w:cs="Times New Roman"/>
                <w:color w:val="000000"/>
                <w:kern w:val="0"/>
                <w:sz w:val="21"/>
                <w:szCs w:val="21"/>
                <w14:ligatures w14:val="none"/>
              </w:rPr>
              <w:t>p và tr</w:t>
            </w:r>
            <w:r w:rsidRPr="00D60AFF">
              <w:rPr>
                <w:rFonts w:ascii="Cambria" w:eastAsia="Times New Roman" w:hAnsi="Cambria" w:cs="Cambria"/>
                <w:color w:val="000000"/>
                <w:kern w:val="0"/>
                <w:sz w:val="21"/>
                <w:szCs w:val="21"/>
                <w14:ligatures w14:val="none"/>
              </w:rPr>
              <w:t>ầ</w:t>
            </w:r>
            <w:r w:rsidRPr="00D60AFF">
              <w:rPr>
                <w:rFonts w:ascii="Roboto" w:eastAsia="Times New Roman" w:hAnsi="Roboto" w:cs="Times New Roman"/>
                <w:color w:val="000000"/>
                <w:kern w:val="0"/>
                <w:sz w:val="21"/>
                <w:szCs w:val="21"/>
                <w14:ligatures w14:val="none"/>
              </w:rPr>
              <w:t>y x</w:t>
            </w:r>
            <w:r w:rsidRPr="00D60AFF">
              <w:rPr>
                <w:rFonts w:ascii="Cambria" w:eastAsia="Times New Roman" w:hAnsi="Cambria" w:cs="Cambria"/>
                <w:color w:val="000000"/>
                <w:kern w:val="0"/>
                <w:sz w:val="21"/>
                <w:szCs w:val="21"/>
                <w14:ligatures w14:val="none"/>
              </w:rPr>
              <w:t>ướ</w:t>
            </w:r>
            <w:r w:rsidRPr="00D60AFF">
              <w:rPr>
                <w:rFonts w:ascii="Roboto" w:eastAsia="Times New Roman" w:hAnsi="Roboto" w:cs="Times New Roman"/>
                <w:color w:val="000000"/>
                <w:kern w:val="0"/>
                <w:sz w:val="21"/>
                <w:szCs w:val="21"/>
                <w14:ligatures w14:val="none"/>
              </w:rPr>
              <w:t>c, nh</w:t>
            </w:r>
            <w:r w:rsidRPr="00D60AFF">
              <w:rPr>
                <w:rFonts w:ascii="Cambria" w:eastAsia="Times New Roman" w:hAnsi="Cambria" w:cs="Cambria"/>
                <w:color w:val="000000"/>
                <w:kern w:val="0"/>
                <w:sz w:val="21"/>
                <w:szCs w:val="21"/>
                <w14:ligatures w14:val="none"/>
              </w:rPr>
              <w:t>ẹ</w:t>
            </w:r>
            <w:r w:rsidRPr="00D60AFF">
              <w:rPr>
                <w:rFonts w:ascii="Roboto" w:eastAsia="Times New Roman" w:hAnsi="Roboto" w:cs="Times New Roman"/>
                <w:color w:val="000000"/>
                <w:kern w:val="0"/>
                <w:sz w:val="21"/>
                <w:szCs w:val="21"/>
                <w14:ligatures w14:val="none"/>
              </w:rPr>
              <w:t xml:space="preserve"> v</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 xml:space="preserve"> b</w:t>
            </w:r>
            <w:r w:rsidRPr="00D60AFF">
              <w:rPr>
                <w:rFonts w:ascii="Cambria" w:eastAsia="Times New Roman" w:hAnsi="Cambria" w:cs="Cambria"/>
                <w:color w:val="000000"/>
                <w:kern w:val="0"/>
                <w:sz w:val="21"/>
                <w:szCs w:val="21"/>
                <w14:ligatures w14:val="none"/>
              </w:rPr>
              <w:t>ề</w:t>
            </w:r>
            <w:r w:rsidRPr="00D60AFF">
              <w:rPr>
                <w:rFonts w:ascii="Roboto" w:eastAsia="Times New Roman" w:hAnsi="Roboto" w:cs="Times New Roman"/>
                <w:color w:val="000000"/>
                <w:kern w:val="0"/>
                <w:sz w:val="21"/>
                <w:szCs w:val="21"/>
                <w14:ligatures w14:val="none"/>
              </w:rPr>
              <w:t>n!</w:t>
            </w:r>
          </w:p>
          <w:p w14:paraId="09007EFF" w14:textId="77777777" w:rsidR="00D60AFF" w:rsidRPr="00D60AFF" w:rsidRDefault="00D60AFF" w:rsidP="00360364">
            <w:pPr>
              <w:rPr>
                <w:rFonts w:ascii="Roboto" w:eastAsia="Times New Roman" w:hAnsi="Roboto" w:cs="Times New Roman"/>
                <w:color w:val="000000"/>
                <w:kern w:val="0"/>
                <w:sz w:val="21"/>
                <w:szCs w:val="21"/>
                <w14:ligatures w14:val="none"/>
              </w:rPr>
            </w:pP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Khung h</w:t>
            </w:r>
            <w:r w:rsidRPr="00D60AFF">
              <w:rPr>
                <w:rFonts w:ascii="Cambria" w:eastAsia="Times New Roman" w:hAnsi="Cambria" w:cs="Cambria"/>
                <w:color w:val="000000"/>
                <w:kern w:val="0"/>
                <w:sz w:val="21"/>
                <w:szCs w:val="21"/>
                <w14:ligatures w14:val="none"/>
              </w:rPr>
              <w:t>ợ</w:t>
            </w:r>
            <w:r w:rsidRPr="00D60AFF">
              <w:rPr>
                <w:rFonts w:ascii="Roboto" w:eastAsia="Times New Roman" w:hAnsi="Roboto" w:cs="Times New Roman"/>
                <w:color w:val="000000"/>
                <w:kern w:val="0"/>
                <w:sz w:val="21"/>
                <w:szCs w:val="21"/>
                <w14:ligatures w14:val="none"/>
              </w:rPr>
              <w:t>p kim kim lo</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i Al-Mg</w:t>
            </w: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 xml:space="preserve"> Thi</w:t>
            </w:r>
            <w:r w:rsidRPr="00D60AFF">
              <w:rPr>
                <w:rFonts w:ascii="Cambria" w:eastAsia="Times New Roman" w:hAnsi="Cambria" w:cs="Cambria"/>
                <w:color w:val="000000"/>
                <w:kern w:val="0"/>
                <w:sz w:val="21"/>
                <w:szCs w:val="21"/>
                <w14:ligatures w14:val="none"/>
              </w:rPr>
              <w:t>ế</w:t>
            </w:r>
            <w:r w:rsidRPr="00D60AFF">
              <w:rPr>
                <w:rFonts w:ascii="Roboto" w:eastAsia="Times New Roman" w:hAnsi="Roboto" w:cs="Times New Roman"/>
                <w:color w:val="000000"/>
                <w:kern w:val="0"/>
                <w:sz w:val="21"/>
                <w:szCs w:val="21"/>
                <w14:ligatures w14:val="none"/>
              </w:rPr>
              <w:t>t k</w:t>
            </w:r>
            <w:r w:rsidRPr="00D60AFF">
              <w:rPr>
                <w:rFonts w:ascii="Cambria" w:eastAsia="Times New Roman" w:hAnsi="Cambria" w:cs="Cambria"/>
                <w:color w:val="000000"/>
                <w:kern w:val="0"/>
                <w:sz w:val="21"/>
                <w:szCs w:val="21"/>
                <w14:ligatures w14:val="none"/>
              </w:rPr>
              <w:t>ế</w:t>
            </w:r>
            <w:r w:rsidRPr="00D60AFF">
              <w:rPr>
                <w:rFonts w:ascii="Roboto" w:eastAsia="Times New Roman" w:hAnsi="Roboto" w:cs="Times New Roman"/>
                <w:color w:val="000000"/>
                <w:kern w:val="0"/>
                <w:sz w:val="21"/>
                <w:szCs w:val="21"/>
                <w14:ligatures w14:val="none"/>
              </w:rPr>
              <w:t xml:space="preserve"> h</w:t>
            </w:r>
            <w:r w:rsidRPr="00D60AFF">
              <w:rPr>
                <w:rFonts w:ascii="Cambria" w:eastAsia="Times New Roman" w:hAnsi="Cambria" w:cs="Cambria"/>
                <w:color w:val="000000"/>
                <w:kern w:val="0"/>
                <w:sz w:val="21"/>
                <w:szCs w:val="21"/>
                <w14:ligatures w14:val="none"/>
              </w:rPr>
              <w:t>ợ</w:t>
            </w:r>
            <w:r w:rsidRPr="00D60AFF">
              <w:rPr>
                <w:rFonts w:ascii="Roboto" w:eastAsia="Times New Roman" w:hAnsi="Roboto" w:cs="Times New Roman"/>
                <w:color w:val="000000"/>
                <w:kern w:val="0"/>
                <w:sz w:val="21"/>
                <w:szCs w:val="21"/>
                <w14:ligatures w14:val="none"/>
              </w:rPr>
              <w:t>p kim AL-MG nh</w:t>
            </w:r>
            <w:r w:rsidRPr="00D60AFF">
              <w:rPr>
                <w:rFonts w:ascii="Cambria" w:eastAsia="Times New Roman" w:hAnsi="Cambria" w:cs="Cambria"/>
                <w:color w:val="000000"/>
                <w:kern w:val="0"/>
                <w:sz w:val="21"/>
                <w:szCs w:val="21"/>
                <w14:ligatures w14:val="none"/>
              </w:rPr>
              <w:t>ẹ</w:t>
            </w:r>
            <w:r w:rsidRPr="00D60AFF">
              <w:rPr>
                <w:rFonts w:ascii="Roboto" w:eastAsia="Times New Roman" w:hAnsi="Roboto" w:cs="Times New Roman"/>
                <w:color w:val="000000"/>
                <w:kern w:val="0"/>
                <w:sz w:val="21"/>
                <w:szCs w:val="21"/>
                <w14:ligatures w14:val="none"/>
              </w:rPr>
              <w:t xml:space="preserve"> r</w:t>
            </w:r>
            <w:r w:rsidRPr="00D60AFF">
              <w:rPr>
                <w:rFonts w:ascii="Cambria" w:eastAsia="Times New Roman" w:hAnsi="Cambria" w:cs="Cambria"/>
                <w:color w:val="000000"/>
                <w:kern w:val="0"/>
                <w:sz w:val="21"/>
                <w:szCs w:val="21"/>
                <w14:ligatures w14:val="none"/>
              </w:rPr>
              <w:t>ấ</w:t>
            </w:r>
            <w:r w:rsidRPr="00D60AFF">
              <w:rPr>
                <w:rFonts w:ascii="Roboto" w:eastAsia="Times New Roman" w:hAnsi="Roboto" w:cs="Times New Roman"/>
                <w:color w:val="000000"/>
                <w:kern w:val="0"/>
                <w:sz w:val="21"/>
                <w:szCs w:val="21"/>
                <w14:ligatures w14:val="none"/>
              </w:rPr>
              <w:t>t l</w:t>
            </w:r>
            <w:r w:rsidRPr="00D60AFF">
              <w:rPr>
                <w:rFonts w:ascii="Roboto" w:eastAsia="Times New Roman" w:hAnsi="Roboto" w:cs="Roboto"/>
                <w:color w:val="000000"/>
                <w:kern w:val="0"/>
                <w:sz w:val="21"/>
                <w:szCs w:val="21"/>
                <w14:ligatures w14:val="none"/>
              </w:rPr>
              <w:t>ý</w:t>
            </w:r>
            <w:r w:rsidRPr="00D60AFF">
              <w:rPr>
                <w:rFonts w:ascii="Roboto" w:eastAsia="Times New Roman" w:hAnsi="Roboto" w:cs="Times New Roman"/>
                <w:color w:val="000000"/>
                <w:kern w:val="0"/>
                <w:sz w:val="21"/>
                <w:szCs w:val="21"/>
                <w14:ligatures w14:val="none"/>
              </w:rPr>
              <w:t xml:space="preserve"> t</w:t>
            </w:r>
            <w:r w:rsidRPr="00D60AFF">
              <w:rPr>
                <w:rFonts w:ascii="Cambria" w:eastAsia="Times New Roman" w:hAnsi="Cambria" w:cs="Cambria"/>
                <w:color w:val="000000"/>
                <w:kern w:val="0"/>
                <w:sz w:val="21"/>
                <w:szCs w:val="21"/>
                <w14:ligatures w14:val="none"/>
              </w:rPr>
              <w:t>ưở</w:t>
            </w:r>
            <w:r w:rsidRPr="00D60AFF">
              <w:rPr>
                <w:rFonts w:ascii="Roboto" w:eastAsia="Times New Roman" w:hAnsi="Roboto" w:cs="Times New Roman"/>
                <w:color w:val="000000"/>
                <w:kern w:val="0"/>
                <w:sz w:val="21"/>
                <w:szCs w:val="21"/>
                <w14:ligatures w14:val="none"/>
              </w:rPr>
              <w:t xml:space="preserve">ng </w:t>
            </w:r>
            <w:r w:rsidRPr="00D60AFF">
              <w:rPr>
                <w:rFonts w:ascii="Cambria" w:eastAsia="Times New Roman" w:hAnsi="Cambria" w:cs="Cambria"/>
                <w:color w:val="000000"/>
                <w:kern w:val="0"/>
                <w:sz w:val="21"/>
                <w:szCs w:val="21"/>
                <w14:ligatures w14:val="none"/>
              </w:rPr>
              <w:t>để</w:t>
            </w:r>
            <w:r w:rsidRPr="00D60AFF">
              <w:rPr>
                <w:rFonts w:ascii="Roboto" w:eastAsia="Times New Roman" w:hAnsi="Roboto" w:cs="Times New Roman"/>
                <w:color w:val="000000"/>
                <w:kern w:val="0"/>
                <w:sz w:val="21"/>
                <w:szCs w:val="21"/>
                <w14:ligatures w14:val="none"/>
              </w:rPr>
              <w:t xml:space="preserve"> </w:t>
            </w:r>
            <w:r w:rsidRPr="00D60AFF">
              <w:rPr>
                <w:rFonts w:ascii="Cambria" w:eastAsia="Times New Roman" w:hAnsi="Cambria" w:cs="Cambria"/>
                <w:color w:val="000000"/>
                <w:kern w:val="0"/>
                <w:sz w:val="21"/>
                <w:szCs w:val="21"/>
                <w14:ligatures w14:val="none"/>
              </w:rPr>
              <w:t>đạ</w:t>
            </w:r>
            <w:r w:rsidRPr="00D60AFF">
              <w:rPr>
                <w:rFonts w:ascii="Roboto" w:eastAsia="Times New Roman" w:hAnsi="Roboto" w:cs="Times New Roman"/>
                <w:color w:val="000000"/>
                <w:kern w:val="0"/>
                <w:sz w:val="21"/>
                <w:szCs w:val="21"/>
                <w14:ligatures w14:val="none"/>
              </w:rPr>
              <w:t>p xe, l</w:t>
            </w:r>
            <w:r w:rsidRPr="00D60AFF">
              <w:rPr>
                <w:rFonts w:ascii="Roboto" w:eastAsia="Times New Roman" w:hAnsi="Roboto" w:cs="Roboto"/>
                <w:color w:val="000000"/>
                <w:kern w:val="0"/>
                <w:sz w:val="21"/>
                <w:szCs w:val="21"/>
                <w14:ligatures w14:val="none"/>
              </w:rPr>
              <w:t>á</w:t>
            </w:r>
            <w:r w:rsidRPr="00D60AFF">
              <w:rPr>
                <w:rFonts w:ascii="Roboto" w:eastAsia="Times New Roman" w:hAnsi="Roboto" w:cs="Times New Roman"/>
                <w:color w:val="000000"/>
                <w:kern w:val="0"/>
                <w:sz w:val="21"/>
                <w:szCs w:val="21"/>
                <w14:ligatures w14:val="none"/>
              </w:rPr>
              <w:t>i xe, ch</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y b</w:t>
            </w:r>
            <w:r w:rsidRPr="00D60AFF">
              <w:rPr>
                <w:rFonts w:ascii="Cambria" w:eastAsia="Times New Roman" w:hAnsi="Cambria" w:cs="Cambria"/>
                <w:color w:val="000000"/>
                <w:kern w:val="0"/>
                <w:sz w:val="21"/>
                <w:szCs w:val="21"/>
                <w14:ligatures w14:val="none"/>
              </w:rPr>
              <w:t>ộ</w:t>
            </w:r>
            <w:r w:rsidRPr="00D60AFF">
              <w:rPr>
                <w:rFonts w:ascii="Roboto" w:eastAsia="Times New Roman" w:hAnsi="Roboto" w:cs="Times New Roman"/>
                <w:color w:val="000000"/>
                <w:kern w:val="0"/>
                <w:sz w:val="21"/>
                <w:szCs w:val="21"/>
                <w14:ligatures w14:val="none"/>
              </w:rPr>
              <w:t>, c</w:t>
            </w:r>
            <w:r w:rsidRPr="00D60AFF">
              <w:rPr>
                <w:rFonts w:ascii="Roboto" w:eastAsia="Times New Roman" w:hAnsi="Roboto" w:cs="Roboto"/>
                <w:color w:val="000000"/>
                <w:kern w:val="0"/>
                <w:sz w:val="21"/>
                <w:szCs w:val="21"/>
                <w14:ligatures w14:val="none"/>
              </w:rPr>
              <w:t>â</w:t>
            </w:r>
            <w:r w:rsidRPr="00D60AFF">
              <w:rPr>
                <w:rFonts w:ascii="Roboto" w:eastAsia="Times New Roman" w:hAnsi="Roboto" w:cs="Times New Roman"/>
                <w:color w:val="000000"/>
                <w:kern w:val="0"/>
                <w:sz w:val="21"/>
                <w:szCs w:val="21"/>
                <w14:ligatures w14:val="none"/>
              </w:rPr>
              <w:t>u c</w:t>
            </w:r>
            <w:r w:rsidRPr="00D60AFF">
              <w:rPr>
                <w:rFonts w:ascii="Roboto" w:eastAsia="Times New Roman" w:hAnsi="Roboto" w:cs="Roboto"/>
                <w:color w:val="000000"/>
                <w:kern w:val="0"/>
                <w:sz w:val="21"/>
                <w:szCs w:val="21"/>
                <w14:ligatures w14:val="none"/>
              </w:rPr>
              <w:t>á</w:t>
            </w:r>
            <w:r w:rsidRPr="00D60AFF">
              <w:rPr>
                <w:rFonts w:ascii="Roboto" w:eastAsia="Times New Roman" w:hAnsi="Roboto" w:cs="Times New Roman"/>
                <w:color w:val="000000"/>
                <w:kern w:val="0"/>
                <w:sz w:val="21"/>
                <w:szCs w:val="21"/>
                <w14:ligatures w14:val="none"/>
              </w:rPr>
              <w:t xml:space="preserve">, </w:t>
            </w:r>
            <w:r w:rsidRPr="00D60AFF">
              <w:rPr>
                <w:rFonts w:ascii="Cambria" w:eastAsia="Times New Roman" w:hAnsi="Cambria" w:cs="Cambria"/>
                <w:color w:val="000000"/>
                <w:kern w:val="0"/>
                <w:sz w:val="21"/>
                <w:szCs w:val="21"/>
                <w14:ligatures w14:val="none"/>
              </w:rPr>
              <w:t>đ</w:t>
            </w:r>
            <w:r w:rsidRPr="00D60AFF">
              <w:rPr>
                <w:rFonts w:ascii="Roboto" w:eastAsia="Times New Roman" w:hAnsi="Roboto" w:cs="Times New Roman"/>
                <w:color w:val="000000"/>
                <w:kern w:val="0"/>
                <w:sz w:val="21"/>
                <w:szCs w:val="21"/>
                <w14:ligatures w14:val="none"/>
              </w:rPr>
              <w:t>ua xe, tr</w:t>
            </w:r>
            <w:r w:rsidRPr="00D60AFF">
              <w:rPr>
                <w:rFonts w:ascii="Cambria" w:eastAsia="Times New Roman" w:hAnsi="Cambria" w:cs="Cambria"/>
                <w:color w:val="000000"/>
                <w:kern w:val="0"/>
                <w:sz w:val="21"/>
                <w:szCs w:val="21"/>
                <w14:ligatures w14:val="none"/>
              </w:rPr>
              <w:t>ượ</w:t>
            </w:r>
            <w:r w:rsidRPr="00D60AFF">
              <w:rPr>
                <w:rFonts w:ascii="Roboto" w:eastAsia="Times New Roman" w:hAnsi="Roboto" w:cs="Times New Roman"/>
                <w:color w:val="000000"/>
                <w:kern w:val="0"/>
                <w:sz w:val="21"/>
                <w:szCs w:val="21"/>
                <w14:ligatures w14:val="none"/>
              </w:rPr>
              <w:t>t tuy</w:t>
            </w:r>
            <w:r w:rsidRPr="00D60AFF">
              <w:rPr>
                <w:rFonts w:ascii="Cambria" w:eastAsia="Times New Roman" w:hAnsi="Cambria" w:cs="Cambria"/>
                <w:color w:val="000000"/>
                <w:kern w:val="0"/>
                <w:sz w:val="21"/>
                <w:szCs w:val="21"/>
                <w14:ligatures w14:val="none"/>
              </w:rPr>
              <w:t>ế</w:t>
            </w:r>
            <w:r w:rsidRPr="00D60AFF">
              <w:rPr>
                <w:rFonts w:ascii="Roboto" w:eastAsia="Times New Roman" w:hAnsi="Roboto" w:cs="Times New Roman"/>
                <w:color w:val="000000"/>
                <w:kern w:val="0"/>
                <w:sz w:val="21"/>
                <w:szCs w:val="21"/>
                <w14:ligatures w14:val="none"/>
              </w:rPr>
              <w:t>t, leo n</w:t>
            </w:r>
            <w:r w:rsidRPr="00D60AFF">
              <w:rPr>
                <w:rFonts w:ascii="Roboto" w:eastAsia="Times New Roman" w:hAnsi="Roboto" w:cs="Roboto"/>
                <w:color w:val="000000"/>
                <w:kern w:val="0"/>
                <w:sz w:val="21"/>
                <w:szCs w:val="21"/>
                <w14:ligatures w14:val="none"/>
              </w:rPr>
              <w:t>ú</w:t>
            </w:r>
            <w:r w:rsidRPr="00D60AFF">
              <w:rPr>
                <w:rFonts w:ascii="Roboto" w:eastAsia="Times New Roman" w:hAnsi="Roboto" w:cs="Times New Roman"/>
                <w:color w:val="000000"/>
                <w:kern w:val="0"/>
                <w:sz w:val="21"/>
                <w:szCs w:val="21"/>
                <w14:ligatures w14:val="none"/>
              </w:rPr>
              <w:t>i v</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 xml:space="preserve"> t</w:t>
            </w:r>
            <w:r w:rsidRPr="00D60AFF">
              <w:rPr>
                <w:rFonts w:ascii="Cambria" w:eastAsia="Times New Roman" w:hAnsi="Cambria" w:cs="Cambria"/>
                <w:color w:val="000000"/>
                <w:kern w:val="0"/>
                <w:sz w:val="21"/>
                <w:szCs w:val="21"/>
                <w14:ligatures w14:val="none"/>
              </w:rPr>
              <w:t>ấ</w:t>
            </w:r>
            <w:r w:rsidRPr="00D60AFF">
              <w:rPr>
                <w:rFonts w:ascii="Roboto" w:eastAsia="Times New Roman" w:hAnsi="Roboto" w:cs="Times New Roman"/>
                <w:color w:val="000000"/>
                <w:kern w:val="0"/>
                <w:sz w:val="21"/>
                <w:szCs w:val="21"/>
                <w14:ligatures w14:val="none"/>
              </w:rPr>
              <w:t>t c</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 xml:space="preserve"> nh</w:t>
            </w:r>
            <w:r w:rsidRPr="00D60AFF">
              <w:rPr>
                <w:rFonts w:ascii="Cambria" w:eastAsia="Times New Roman" w:hAnsi="Cambria" w:cs="Cambria"/>
                <w:color w:val="000000"/>
                <w:kern w:val="0"/>
                <w:sz w:val="21"/>
                <w:szCs w:val="21"/>
                <w14:ligatures w14:val="none"/>
              </w:rPr>
              <w:t>ữ</w:t>
            </w:r>
            <w:r w:rsidRPr="00D60AFF">
              <w:rPr>
                <w:rFonts w:ascii="Roboto" w:eastAsia="Times New Roman" w:hAnsi="Roboto" w:cs="Times New Roman"/>
                <w:color w:val="000000"/>
                <w:kern w:val="0"/>
                <w:sz w:val="21"/>
                <w:szCs w:val="21"/>
                <w14:ligatures w14:val="none"/>
              </w:rPr>
              <w:t>ng ng</w:t>
            </w:r>
            <w:r w:rsidRPr="00D60AFF">
              <w:rPr>
                <w:rFonts w:ascii="Cambria" w:eastAsia="Times New Roman" w:hAnsi="Cambria" w:cs="Cambria"/>
                <w:color w:val="000000"/>
                <w:kern w:val="0"/>
                <w:sz w:val="21"/>
                <w:szCs w:val="21"/>
                <w14:ligatures w14:val="none"/>
              </w:rPr>
              <w:t>ườ</w:t>
            </w:r>
            <w:r w:rsidRPr="00D60AFF">
              <w:rPr>
                <w:rFonts w:ascii="Roboto" w:eastAsia="Times New Roman" w:hAnsi="Roboto" w:cs="Times New Roman"/>
                <w:color w:val="000000"/>
                <w:kern w:val="0"/>
                <w:sz w:val="21"/>
                <w:szCs w:val="21"/>
                <w14:ligatures w14:val="none"/>
              </w:rPr>
              <w:t xml:space="preserve">i </w:t>
            </w:r>
            <w:r w:rsidRPr="00D60AFF">
              <w:rPr>
                <w:rFonts w:ascii="Cambria" w:eastAsia="Times New Roman" w:hAnsi="Cambria" w:cs="Cambria"/>
                <w:color w:val="000000"/>
                <w:kern w:val="0"/>
                <w:sz w:val="21"/>
                <w:szCs w:val="21"/>
                <w14:ligatures w14:val="none"/>
              </w:rPr>
              <w:t>đ</w:t>
            </w:r>
            <w:r w:rsidRPr="00D60AFF">
              <w:rPr>
                <w:rFonts w:ascii="Roboto" w:eastAsia="Times New Roman" w:hAnsi="Roboto" w:cs="Times New Roman"/>
                <w:color w:val="000000"/>
                <w:kern w:val="0"/>
                <w:sz w:val="21"/>
                <w:szCs w:val="21"/>
                <w14:ligatures w14:val="none"/>
              </w:rPr>
              <w:t>am m</w:t>
            </w:r>
            <w:r w:rsidRPr="00D60AFF">
              <w:rPr>
                <w:rFonts w:ascii="Roboto" w:eastAsia="Times New Roman" w:hAnsi="Roboto" w:cs="Roboto"/>
                <w:color w:val="000000"/>
                <w:kern w:val="0"/>
                <w:sz w:val="21"/>
                <w:szCs w:val="21"/>
                <w14:ligatures w14:val="none"/>
              </w:rPr>
              <w:t>ê</w:t>
            </w:r>
            <w:r w:rsidRPr="00D60AFF">
              <w:rPr>
                <w:rFonts w:ascii="Roboto" w:eastAsia="Times New Roman" w:hAnsi="Roboto" w:cs="Times New Roman"/>
                <w:color w:val="000000"/>
                <w:kern w:val="0"/>
                <w:sz w:val="21"/>
                <w:szCs w:val="21"/>
                <w14:ligatures w14:val="none"/>
              </w:rPr>
              <w:t xml:space="preserve"> ho</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 xml:space="preserve">t </w:t>
            </w:r>
            <w:r w:rsidRPr="00D60AFF">
              <w:rPr>
                <w:rFonts w:ascii="Cambria" w:eastAsia="Times New Roman" w:hAnsi="Cambria" w:cs="Cambria"/>
                <w:color w:val="000000"/>
                <w:kern w:val="0"/>
                <w:sz w:val="21"/>
                <w:szCs w:val="21"/>
                <w14:ligatures w14:val="none"/>
              </w:rPr>
              <w:t>độ</w:t>
            </w:r>
            <w:r w:rsidRPr="00D60AFF">
              <w:rPr>
                <w:rFonts w:ascii="Roboto" w:eastAsia="Times New Roman" w:hAnsi="Roboto" w:cs="Times New Roman"/>
                <w:color w:val="000000"/>
                <w:kern w:val="0"/>
                <w:sz w:val="21"/>
                <w:szCs w:val="21"/>
                <w14:ligatures w14:val="none"/>
              </w:rPr>
              <w:t>ng ngo</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i tr</w:t>
            </w:r>
            <w:r w:rsidRPr="00D60AFF">
              <w:rPr>
                <w:rFonts w:ascii="Cambria" w:eastAsia="Times New Roman" w:hAnsi="Cambria" w:cs="Cambria"/>
                <w:color w:val="000000"/>
                <w:kern w:val="0"/>
                <w:sz w:val="21"/>
                <w:szCs w:val="21"/>
                <w14:ligatures w14:val="none"/>
              </w:rPr>
              <w:t>ờ</w:t>
            </w:r>
            <w:r w:rsidRPr="00D60AFF">
              <w:rPr>
                <w:rFonts w:ascii="Roboto" w:eastAsia="Times New Roman" w:hAnsi="Roboto" w:cs="Times New Roman"/>
                <w:color w:val="000000"/>
                <w:kern w:val="0"/>
                <w:sz w:val="21"/>
                <w:szCs w:val="21"/>
                <w14:ligatures w14:val="none"/>
              </w:rPr>
              <w:t>i. Ch</w:t>
            </w:r>
            <w:r w:rsidRPr="00D60AFF">
              <w:rPr>
                <w:rFonts w:ascii="Cambria" w:eastAsia="Times New Roman" w:hAnsi="Cambria" w:cs="Cambria"/>
                <w:color w:val="000000"/>
                <w:kern w:val="0"/>
                <w:sz w:val="21"/>
                <w:szCs w:val="21"/>
                <w14:ligatures w14:val="none"/>
              </w:rPr>
              <w:t>ỉ</w:t>
            </w:r>
            <w:r w:rsidRPr="00D60AFF">
              <w:rPr>
                <w:rFonts w:ascii="Roboto" w:eastAsia="Times New Roman" w:hAnsi="Roboto" w:cs="Times New Roman"/>
                <w:color w:val="000000"/>
                <w:kern w:val="0"/>
                <w:sz w:val="21"/>
                <w:szCs w:val="21"/>
                <w14:ligatures w14:val="none"/>
              </w:rPr>
              <w:t xml:space="preserve"> v</w:t>
            </w:r>
            <w:r w:rsidRPr="00D60AFF">
              <w:rPr>
                <w:rFonts w:ascii="Cambria" w:eastAsia="Times New Roman" w:hAnsi="Cambria" w:cs="Cambria"/>
                <w:color w:val="000000"/>
                <w:kern w:val="0"/>
                <w:sz w:val="21"/>
                <w:szCs w:val="21"/>
                <w14:ligatures w14:val="none"/>
              </w:rPr>
              <w:t>ớ</w:t>
            </w:r>
            <w:r w:rsidRPr="00D60AFF">
              <w:rPr>
                <w:rFonts w:ascii="Roboto" w:eastAsia="Times New Roman" w:hAnsi="Roboto" w:cs="Times New Roman"/>
                <w:color w:val="000000"/>
                <w:kern w:val="0"/>
                <w:sz w:val="21"/>
                <w:szCs w:val="21"/>
                <w14:ligatures w14:val="none"/>
              </w:rPr>
              <w:t>i 25g, b</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n kh</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 xml:space="preserve"> c</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 xml:space="preserve"> th</w:t>
            </w:r>
            <w:r w:rsidRPr="00D60AFF">
              <w:rPr>
                <w:rFonts w:ascii="Cambria" w:eastAsia="Times New Roman" w:hAnsi="Cambria" w:cs="Cambria"/>
                <w:color w:val="000000"/>
                <w:kern w:val="0"/>
                <w:sz w:val="21"/>
                <w:szCs w:val="21"/>
                <w14:ligatures w14:val="none"/>
              </w:rPr>
              <w:t>ể</w:t>
            </w:r>
            <w:r w:rsidRPr="00D60AFF">
              <w:rPr>
                <w:rFonts w:ascii="Roboto" w:eastAsia="Times New Roman" w:hAnsi="Roboto" w:cs="Times New Roman"/>
                <w:color w:val="000000"/>
                <w:kern w:val="0"/>
                <w:sz w:val="21"/>
                <w:szCs w:val="21"/>
                <w14:ligatures w14:val="none"/>
              </w:rPr>
              <w:t xml:space="preserve"> c</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m nh</w:t>
            </w:r>
            <w:r w:rsidRPr="00D60AFF">
              <w:rPr>
                <w:rFonts w:ascii="Cambria" w:eastAsia="Times New Roman" w:hAnsi="Cambria" w:cs="Cambria"/>
                <w:color w:val="000000"/>
                <w:kern w:val="0"/>
                <w:sz w:val="21"/>
                <w:szCs w:val="21"/>
                <w14:ligatures w14:val="none"/>
              </w:rPr>
              <w:t>ậ</w:t>
            </w:r>
            <w:r w:rsidRPr="00D60AFF">
              <w:rPr>
                <w:rFonts w:ascii="Roboto" w:eastAsia="Times New Roman" w:hAnsi="Roboto" w:cs="Times New Roman"/>
                <w:color w:val="000000"/>
                <w:kern w:val="0"/>
                <w:sz w:val="21"/>
                <w:szCs w:val="21"/>
                <w14:ligatures w14:val="none"/>
              </w:rPr>
              <w:t xml:space="preserve">n </w:t>
            </w:r>
            <w:r w:rsidRPr="00D60AFF">
              <w:rPr>
                <w:rFonts w:ascii="Cambria" w:eastAsia="Times New Roman" w:hAnsi="Cambria" w:cs="Cambria"/>
                <w:color w:val="000000"/>
                <w:kern w:val="0"/>
                <w:sz w:val="21"/>
                <w:szCs w:val="21"/>
                <w14:ligatures w14:val="none"/>
              </w:rPr>
              <w:t>đượ</w:t>
            </w:r>
            <w:r w:rsidRPr="00D60AFF">
              <w:rPr>
                <w:rFonts w:ascii="Roboto" w:eastAsia="Times New Roman" w:hAnsi="Roboto" w:cs="Times New Roman"/>
                <w:color w:val="000000"/>
                <w:kern w:val="0"/>
                <w:sz w:val="21"/>
                <w:szCs w:val="21"/>
                <w14:ligatures w14:val="none"/>
              </w:rPr>
              <w:t>c chúng trên khuôn m</w:t>
            </w:r>
            <w:r w:rsidRPr="00D60AFF">
              <w:rPr>
                <w:rFonts w:ascii="Cambria" w:eastAsia="Times New Roman" w:hAnsi="Cambria" w:cs="Cambria"/>
                <w:color w:val="000000"/>
                <w:kern w:val="0"/>
                <w:sz w:val="21"/>
                <w:szCs w:val="21"/>
                <w14:ligatures w14:val="none"/>
              </w:rPr>
              <w:t>ặ</w:t>
            </w:r>
            <w:r w:rsidRPr="00D60AFF">
              <w:rPr>
                <w:rFonts w:ascii="Roboto" w:eastAsia="Times New Roman" w:hAnsi="Roboto" w:cs="Times New Roman"/>
                <w:color w:val="000000"/>
                <w:kern w:val="0"/>
                <w:sz w:val="21"/>
                <w:szCs w:val="21"/>
                <w14:ligatures w14:val="none"/>
              </w:rPr>
              <w:t>t c</w:t>
            </w:r>
            <w:r w:rsidRPr="00D60AFF">
              <w:rPr>
                <w:rFonts w:ascii="Cambria" w:eastAsia="Times New Roman" w:hAnsi="Cambria" w:cs="Cambria"/>
                <w:color w:val="000000"/>
                <w:kern w:val="0"/>
                <w:sz w:val="21"/>
                <w:szCs w:val="21"/>
                <w14:ligatures w14:val="none"/>
              </w:rPr>
              <w:t>ủ</w:t>
            </w:r>
            <w:r w:rsidRPr="00D60AFF">
              <w:rPr>
                <w:rFonts w:ascii="Roboto" w:eastAsia="Times New Roman" w:hAnsi="Roboto" w:cs="Times New Roman"/>
                <w:color w:val="000000"/>
                <w:kern w:val="0"/>
                <w:sz w:val="21"/>
                <w:szCs w:val="21"/>
                <w14:ligatures w14:val="none"/>
              </w:rPr>
              <w:t>a m</w:t>
            </w:r>
            <w:r w:rsidRPr="00D60AFF">
              <w:rPr>
                <w:rFonts w:ascii="Roboto" w:eastAsia="Times New Roman" w:hAnsi="Roboto" w:cs="Roboto"/>
                <w:color w:val="000000"/>
                <w:kern w:val="0"/>
                <w:sz w:val="21"/>
                <w:szCs w:val="21"/>
                <w14:ligatures w14:val="none"/>
              </w:rPr>
              <w:t>ì</w:t>
            </w:r>
            <w:r w:rsidRPr="00D60AFF">
              <w:rPr>
                <w:rFonts w:ascii="Roboto" w:eastAsia="Times New Roman" w:hAnsi="Roboto" w:cs="Times New Roman"/>
                <w:color w:val="000000"/>
                <w:kern w:val="0"/>
                <w:sz w:val="21"/>
                <w:szCs w:val="21"/>
                <w14:ligatures w14:val="none"/>
              </w:rPr>
              <w:t>nh.</w:t>
            </w:r>
          </w:p>
          <w:p w14:paraId="7314B20F" w14:textId="77777777" w:rsidR="00D60AFF" w:rsidRPr="00D60AFF" w:rsidRDefault="00D60AFF" w:rsidP="00360364">
            <w:pPr>
              <w:rPr>
                <w:rFonts w:ascii="Roboto" w:eastAsia="Times New Roman" w:hAnsi="Roboto" w:cs="Times New Roman"/>
                <w:color w:val="000000"/>
                <w:kern w:val="0"/>
                <w:sz w:val="21"/>
                <w:szCs w:val="21"/>
                <w14:ligatures w14:val="none"/>
              </w:rPr>
            </w:pP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K</w:t>
            </w:r>
            <w:r w:rsidRPr="00D60AFF">
              <w:rPr>
                <w:rFonts w:ascii="Roboto" w:eastAsia="Times New Roman" w:hAnsi="Roboto" w:cs="Roboto"/>
                <w:color w:val="000000"/>
                <w:kern w:val="0"/>
                <w:sz w:val="21"/>
                <w:szCs w:val="21"/>
                <w14:ligatures w14:val="none"/>
              </w:rPr>
              <w:t>í</w:t>
            </w:r>
            <w:r w:rsidRPr="00D60AFF">
              <w:rPr>
                <w:rFonts w:ascii="Roboto" w:eastAsia="Times New Roman" w:hAnsi="Roboto" w:cs="Times New Roman"/>
                <w:color w:val="000000"/>
                <w:kern w:val="0"/>
                <w:sz w:val="21"/>
                <w:szCs w:val="21"/>
                <w14:ligatures w14:val="none"/>
              </w:rPr>
              <w:t>ch th</w:t>
            </w:r>
            <w:r w:rsidRPr="00D60AFF">
              <w:rPr>
                <w:rFonts w:ascii="Cambria" w:eastAsia="Times New Roman" w:hAnsi="Cambria" w:cs="Cambria"/>
                <w:color w:val="000000"/>
                <w:kern w:val="0"/>
                <w:sz w:val="21"/>
                <w:szCs w:val="21"/>
                <w14:ligatures w14:val="none"/>
              </w:rPr>
              <w:t>ướ</w:t>
            </w:r>
            <w:r w:rsidRPr="00D60AFF">
              <w:rPr>
                <w:rFonts w:ascii="Roboto" w:eastAsia="Times New Roman" w:hAnsi="Roboto" w:cs="Times New Roman"/>
                <w:color w:val="000000"/>
                <w:kern w:val="0"/>
                <w:sz w:val="21"/>
                <w:szCs w:val="21"/>
                <w14:ligatures w14:val="none"/>
              </w:rPr>
              <w:t>c s</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n ph</w:t>
            </w:r>
            <w:r w:rsidRPr="00D60AFF">
              <w:rPr>
                <w:rFonts w:ascii="Cambria" w:eastAsia="Times New Roman" w:hAnsi="Cambria" w:cs="Cambria"/>
                <w:color w:val="000000"/>
                <w:kern w:val="0"/>
                <w:sz w:val="21"/>
                <w:szCs w:val="21"/>
                <w14:ligatures w14:val="none"/>
              </w:rPr>
              <w:t>ẩ</w:t>
            </w:r>
            <w:r w:rsidRPr="00D60AFF">
              <w:rPr>
                <w:rFonts w:ascii="Roboto" w:eastAsia="Times New Roman" w:hAnsi="Roboto" w:cs="Times New Roman"/>
                <w:color w:val="000000"/>
                <w:kern w:val="0"/>
                <w:sz w:val="21"/>
                <w:szCs w:val="21"/>
                <w14:ligatures w14:val="none"/>
              </w:rPr>
              <w:t>m</w:t>
            </w:r>
            <w:r w:rsidRPr="00D60AFF">
              <w:rPr>
                <w:rFonts w:ascii="MS Mincho" w:eastAsia="MS Mincho" w:hAnsi="MS Mincho" w:cs="MS Mincho"/>
                <w:color w:val="000000"/>
                <w:kern w:val="0"/>
                <w:sz w:val="21"/>
                <w:szCs w:val="21"/>
                <w14:ligatures w14:val="none"/>
              </w:rPr>
              <w:t>】</w:t>
            </w:r>
          </w:p>
          <w:p w14:paraId="7BFFD6D7" w14:textId="489868D4" w:rsidR="00D60AFF" w:rsidRPr="00D60AFF" w:rsidRDefault="00D60AFF" w:rsidP="00360364">
            <w:pPr>
              <w:rPr>
                <w:rFonts w:ascii="Roboto" w:eastAsia="Times New Roman" w:hAnsi="Roboto" w:cs="Times New Roman"/>
                <w:color w:val="000000"/>
                <w:kern w:val="0"/>
                <w:sz w:val="21"/>
                <w:szCs w:val="21"/>
                <w14:ligatures w14:val="none"/>
              </w:rPr>
            </w:pPr>
            <w:r w:rsidRPr="00D60AFF">
              <w:rPr>
                <w:rFonts w:ascii="MS Mincho" w:eastAsia="MS Mincho" w:hAnsi="MS Mincho" w:cs="MS Mincho" w:hint="eastAsia"/>
                <w:color w:val="000000"/>
                <w:kern w:val="0"/>
                <w:sz w:val="21"/>
                <w:szCs w:val="21"/>
                <w14:ligatures w14:val="none"/>
              </w:rPr>
              <w:t>【</w:t>
            </w:r>
            <w:r w:rsidRPr="00D60AFF">
              <w:rPr>
                <w:rFonts w:ascii="Cambria" w:eastAsia="Times New Roman" w:hAnsi="Cambria" w:cs="Cambria"/>
                <w:color w:val="000000"/>
                <w:kern w:val="0"/>
                <w:sz w:val="21"/>
                <w:szCs w:val="21"/>
                <w14:ligatures w14:val="none"/>
              </w:rPr>
              <w:t>ĐẦ</w:t>
            </w:r>
            <w:r w:rsidRPr="00D60AFF">
              <w:rPr>
                <w:rFonts w:ascii="Roboto" w:eastAsia="Times New Roman" w:hAnsi="Roboto" w:cs="Times New Roman"/>
                <w:color w:val="000000"/>
                <w:kern w:val="0"/>
                <w:sz w:val="21"/>
                <w:szCs w:val="21"/>
                <w14:ligatures w14:val="none"/>
              </w:rPr>
              <w:t xml:space="preserve">Y </w:t>
            </w:r>
            <w:r w:rsidRPr="00D60AFF">
              <w:rPr>
                <w:rFonts w:ascii="Cambria" w:eastAsia="Times New Roman" w:hAnsi="Cambria" w:cs="Cambria"/>
                <w:color w:val="000000"/>
                <w:kern w:val="0"/>
                <w:sz w:val="21"/>
                <w:szCs w:val="21"/>
                <w14:ligatures w14:val="none"/>
              </w:rPr>
              <w:t>ĐỦ</w:t>
            </w:r>
            <w:r w:rsidRPr="00D60AFF">
              <w:rPr>
                <w:rFonts w:ascii="Roboto" w:eastAsia="Times New Roman" w:hAnsi="Roboto" w:cs="Times New Roman"/>
                <w:color w:val="000000"/>
                <w:kern w:val="0"/>
                <w:sz w:val="21"/>
                <w:szCs w:val="21"/>
                <w14:ligatures w14:val="none"/>
              </w:rPr>
              <w:t xml:space="preserve"> PH</w:t>
            </w:r>
            <w:r w:rsidRPr="00D60AFF">
              <w:rPr>
                <w:rFonts w:ascii="Cambria" w:eastAsia="Times New Roman" w:hAnsi="Cambria" w:cs="Cambria"/>
                <w:color w:val="000000"/>
                <w:kern w:val="0"/>
                <w:sz w:val="21"/>
                <w:szCs w:val="21"/>
                <w14:ligatures w14:val="none"/>
              </w:rPr>
              <w:t>Ụ</w:t>
            </w:r>
            <w:r w:rsidRPr="00D60AFF">
              <w:rPr>
                <w:rFonts w:ascii="Roboto" w:eastAsia="Times New Roman" w:hAnsi="Roboto" w:cs="Times New Roman"/>
                <w:color w:val="000000"/>
                <w:kern w:val="0"/>
                <w:sz w:val="21"/>
                <w:szCs w:val="21"/>
                <w14:ligatures w14:val="none"/>
              </w:rPr>
              <w:t xml:space="preserve"> KI</w:t>
            </w:r>
            <w:r w:rsidRPr="00D60AFF">
              <w:rPr>
                <w:rFonts w:ascii="Cambria" w:eastAsia="Times New Roman" w:hAnsi="Cambria" w:cs="Cambria"/>
                <w:color w:val="000000"/>
                <w:kern w:val="0"/>
                <w:sz w:val="21"/>
                <w:szCs w:val="21"/>
                <w14:ligatures w14:val="none"/>
              </w:rPr>
              <w:t>Ệ</w:t>
            </w:r>
            <w:r w:rsidRPr="00D60AFF">
              <w:rPr>
                <w:rFonts w:ascii="Roboto" w:eastAsia="Times New Roman" w:hAnsi="Roboto" w:cs="Times New Roman"/>
                <w:color w:val="000000"/>
                <w:kern w:val="0"/>
                <w:sz w:val="21"/>
                <w:szCs w:val="21"/>
                <w14:ligatures w14:val="none"/>
              </w:rPr>
              <w:t>N V</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 xml:space="preserve"> G</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I CAO C</w:t>
            </w:r>
            <w:r w:rsidRPr="00D60AFF">
              <w:rPr>
                <w:rFonts w:ascii="Cambria" w:eastAsia="Times New Roman" w:hAnsi="Cambria" w:cs="Cambria"/>
                <w:color w:val="000000"/>
                <w:kern w:val="0"/>
                <w:sz w:val="21"/>
                <w:szCs w:val="21"/>
                <w14:ligatures w14:val="none"/>
              </w:rPr>
              <w:t>Ấ</w:t>
            </w:r>
            <w:r w:rsidRPr="00D60AFF">
              <w:rPr>
                <w:rFonts w:ascii="Roboto" w:eastAsia="Times New Roman" w:hAnsi="Roboto" w:cs="Times New Roman"/>
                <w:color w:val="000000"/>
                <w:kern w:val="0"/>
                <w:sz w:val="21"/>
                <w:szCs w:val="21"/>
                <w14:ligatures w14:val="none"/>
              </w:rPr>
              <w:t>P</w:t>
            </w: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 xml:space="preserve"> Bao g</w:t>
            </w:r>
            <w:r w:rsidRPr="00D60AFF">
              <w:rPr>
                <w:rFonts w:ascii="Cambria" w:eastAsia="Times New Roman" w:hAnsi="Cambria" w:cs="Cambria"/>
                <w:color w:val="000000"/>
                <w:kern w:val="0"/>
                <w:sz w:val="21"/>
                <w:szCs w:val="21"/>
                <w14:ligatures w14:val="none"/>
              </w:rPr>
              <w:t>ồ</w:t>
            </w:r>
            <w:r w:rsidRPr="00D60AFF">
              <w:rPr>
                <w:rFonts w:ascii="Roboto" w:eastAsia="Times New Roman" w:hAnsi="Roboto" w:cs="Times New Roman"/>
                <w:color w:val="000000"/>
                <w:kern w:val="0"/>
                <w:sz w:val="21"/>
                <w:szCs w:val="21"/>
                <w14:ligatures w14:val="none"/>
              </w:rPr>
              <w:t>m H</w:t>
            </w:r>
            <w:r w:rsidRPr="00D60AFF">
              <w:rPr>
                <w:rFonts w:ascii="Cambria" w:eastAsia="Times New Roman" w:hAnsi="Cambria" w:cs="Cambria"/>
                <w:color w:val="000000"/>
                <w:kern w:val="0"/>
                <w:sz w:val="21"/>
                <w:szCs w:val="21"/>
                <w14:ligatures w14:val="none"/>
              </w:rPr>
              <w:t>ộ</w:t>
            </w:r>
            <w:r w:rsidRPr="00D60AFF">
              <w:rPr>
                <w:rFonts w:ascii="Roboto" w:eastAsia="Times New Roman" w:hAnsi="Roboto" w:cs="Times New Roman"/>
                <w:color w:val="000000"/>
                <w:kern w:val="0"/>
                <w:sz w:val="21"/>
                <w:szCs w:val="21"/>
                <w14:ligatures w14:val="none"/>
              </w:rPr>
              <w:t xml:space="preserve">p </w:t>
            </w:r>
            <w:r w:rsidRPr="00D60AFF">
              <w:rPr>
                <w:rFonts w:ascii="Cambria" w:eastAsia="Times New Roman" w:hAnsi="Cambria" w:cs="Cambria"/>
                <w:color w:val="000000"/>
                <w:kern w:val="0"/>
                <w:sz w:val="21"/>
                <w:szCs w:val="21"/>
                <w14:ligatures w14:val="none"/>
              </w:rPr>
              <w:t>đự</w:t>
            </w:r>
            <w:r w:rsidRPr="00D60AFF">
              <w:rPr>
                <w:rFonts w:ascii="Roboto" w:eastAsia="Times New Roman" w:hAnsi="Roboto" w:cs="Times New Roman"/>
                <w:color w:val="000000"/>
                <w:kern w:val="0"/>
                <w:sz w:val="21"/>
                <w:szCs w:val="21"/>
                <w14:ligatures w14:val="none"/>
              </w:rPr>
              <w:t>ng k</w:t>
            </w:r>
            <w:r w:rsidRPr="00D60AFF">
              <w:rPr>
                <w:rFonts w:ascii="Roboto" w:eastAsia="Times New Roman" w:hAnsi="Roboto" w:cs="Roboto"/>
                <w:color w:val="000000"/>
                <w:kern w:val="0"/>
                <w:sz w:val="21"/>
                <w:szCs w:val="21"/>
                <w14:ligatures w14:val="none"/>
              </w:rPr>
              <w:t>í</w:t>
            </w:r>
            <w:r w:rsidRPr="00D60AFF">
              <w:rPr>
                <w:rFonts w:ascii="Roboto" w:eastAsia="Times New Roman" w:hAnsi="Roboto" w:cs="Times New Roman"/>
                <w:color w:val="000000"/>
                <w:kern w:val="0"/>
                <w:sz w:val="21"/>
                <w:szCs w:val="21"/>
                <w14:ligatures w14:val="none"/>
              </w:rPr>
              <w:t>nh Kh</w:t>
            </w:r>
            <w:r w:rsidRPr="00D60AFF">
              <w:rPr>
                <w:rFonts w:ascii="Cambria" w:eastAsia="Times New Roman" w:hAnsi="Cambria" w:cs="Cambria"/>
                <w:color w:val="000000"/>
                <w:kern w:val="0"/>
                <w:sz w:val="21"/>
                <w:szCs w:val="21"/>
                <w14:ligatures w14:val="none"/>
              </w:rPr>
              <w:t>ă</w:t>
            </w:r>
            <w:r w:rsidRPr="00D60AFF">
              <w:rPr>
                <w:rFonts w:ascii="Roboto" w:eastAsia="Times New Roman" w:hAnsi="Roboto" w:cs="Times New Roman"/>
                <w:color w:val="000000"/>
                <w:kern w:val="0"/>
                <w:sz w:val="21"/>
                <w:szCs w:val="21"/>
                <w14:ligatures w14:val="none"/>
              </w:rPr>
              <w:t>n lau s</w:t>
            </w:r>
            <w:r w:rsidRPr="00D60AFF">
              <w:rPr>
                <w:rFonts w:ascii="Cambria" w:eastAsia="Times New Roman" w:hAnsi="Cambria" w:cs="Cambria"/>
                <w:color w:val="000000"/>
                <w:kern w:val="0"/>
                <w:sz w:val="21"/>
                <w:szCs w:val="21"/>
                <w14:ligatures w14:val="none"/>
              </w:rPr>
              <w:t>ợ</w:t>
            </w:r>
            <w:r w:rsidRPr="00D60AFF">
              <w:rPr>
                <w:rFonts w:ascii="Roboto" w:eastAsia="Times New Roman" w:hAnsi="Roboto" w:cs="Times New Roman"/>
                <w:color w:val="000000"/>
                <w:kern w:val="0"/>
                <w:sz w:val="21"/>
                <w:szCs w:val="21"/>
                <w14:ligatures w14:val="none"/>
              </w:rPr>
              <w:t>i nh</w:t>
            </w:r>
            <w:r w:rsidRPr="00D60AFF">
              <w:rPr>
                <w:rFonts w:ascii="Cambria" w:eastAsia="Times New Roman" w:hAnsi="Cambria" w:cs="Cambria"/>
                <w:color w:val="000000"/>
                <w:kern w:val="0"/>
                <w:sz w:val="21"/>
                <w:szCs w:val="21"/>
                <w14:ligatures w14:val="none"/>
              </w:rPr>
              <w:t>ỏ</w:t>
            </w:r>
            <w:r w:rsidRPr="00D60AFF">
              <w:rPr>
                <w:rFonts w:ascii="Roboto" w:eastAsia="Times New Roman" w:hAnsi="Roboto" w:cs="Times New Roman"/>
                <w:color w:val="000000"/>
                <w:kern w:val="0"/>
                <w:sz w:val="21"/>
                <w:szCs w:val="21"/>
                <w14:ligatures w14:val="none"/>
              </w:rPr>
              <w:t>; SP c</w:t>
            </w:r>
            <w:r w:rsidRPr="00D60AFF">
              <w:rPr>
                <w:rFonts w:ascii="Cambria" w:eastAsia="Times New Roman" w:hAnsi="Cambria" w:cs="Cambria"/>
                <w:color w:val="000000"/>
                <w:kern w:val="0"/>
                <w:sz w:val="21"/>
                <w:szCs w:val="21"/>
                <w14:ligatures w14:val="none"/>
              </w:rPr>
              <w:t>ũ</w:t>
            </w:r>
            <w:r w:rsidRPr="00D60AFF">
              <w:rPr>
                <w:rFonts w:ascii="Roboto" w:eastAsia="Times New Roman" w:hAnsi="Roboto" w:cs="Times New Roman"/>
                <w:color w:val="000000"/>
                <w:kern w:val="0"/>
                <w:sz w:val="21"/>
                <w:szCs w:val="21"/>
                <w14:ligatures w14:val="none"/>
              </w:rPr>
              <w:t xml:space="preserve">ng </w:t>
            </w:r>
            <w:r w:rsidRPr="00D60AFF">
              <w:rPr>
                <w:rFonts w:ascii="Cambria" w:eastAsia="Times New Roman" w:hAnsi="Cambria" w:cs="Cambria"/>
                <w:color w:val="000000"/>
                <w:kern w:val="0"/>
                <w:sz w:val="21"/>
                <w:szCs w:val="21"/>
                <w14:ligatures w14:val="none"/>
              </w:rPr>
              <w:t>đượ</w:t>
            </w:r>
            <w:r w:rsidRPr="00D60AFF">
              <w:rPr>
                <w:rFonts w:ascii="Roboto" w:eastAsia="Times New Roman" w:hAnsi="Roboto" w:cs="Times New Roman"/>
                <w:color w:val="000000"/>
                <w:kern w:val="0"/>
                <w:sz w:val="21"/>
                <w:szCs w:val="21"/>
                <w14:ligatures w14:val="none"/>
              </w:rPr>
              <w:t xml:space="preserve">c </w:t>
            </w:r>
            <w:r w:rsidRPr="00D60AFF">
              <w:rPr>
                <w:rFonts w:ascii="Cambria" w:eastAsia="Times New Roman" w:hAnsi="Cambria" w:cs="Cambria"/>
                <w:color w:val="000000"/>
                <w:kern w:val="0"/>
                <w:sz w:val="21"/>
                <w:szCs w:val="21"/>
                <w14:ligatures w14:val="none"/>
              </w:rPr>
              <w:t>đ</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ng g</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i s</w:t>
            </w:r>
            <w:r w:rsidRPr="00D60AFF">
              <w:rPr>
                <w:rFonts w:ascii="Cambria" w:eastAsia="Times New Roman" w:hAnsi="Cambria" w:cs="Cambria"/>
                <w:color w:val="000000"/>
                <w:kern w:val="0"/>
                <w:sz w:val="21"/>
                <w:szCs w:val="21"/>
                <w14:ligatures w14:val="none"/>
              </w:rPr>
              <w:t>ẵ</w:t>
            </w:r>
            <w:r w:rsidRPr="00D60AFF">
              <w:rPr>
                <w:rFonts w:ascii="Roboto" w:eastAsia="Times New Roman" w:hAnsi="Roboto" w:cs="Times New Roman"/>
                <w:color w:val="000000"/>
                <w:kern w:val="0"/>
                <w:sz w:val="21"/>
                <w:szCs w:val="21"/>
                <w14:ligatures w14:val="none"/>
              </w:rPr>
              <w:t>n l</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m qu</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 xml:space="preserve"> t</w:t>
            </w:r>
            <w:r w:rsidRPr="00D60AFF">
              <w:rPr>
                <w:rFonts w:ascii="Cambria" w:eastAsia="Times New Roman" w:hAnsi="Cambria" w:cs="Cambria"/>
                <w:color w:val="000000"/>
                <w:kern w:val="0"/>
                <w:sz w:val="21"/>
                <w:szCs w:val="21"/>
                <w14:ligatures w14:val="none"/>
              </w:rPr>
              <w:t>ặ</w:t>
            </w:r>
            <w:r w:rsidRPr="00D60AFF">
              <w:rPr>
                <w:rFonts w:ascii="Roboto" w:eastAsia="Times New Roman" w:hAnsi="Roboto" w:cs="Times New Roman"/>
                <w:color w:val="000000"/>
                <w:kern w:val="0"/>
                <w:sz w:val="21"/>
                <w:szCs w:val="21"/>
                <w14:ligatures w14:val="none"/>
              </w:rPr>
              <w:t>ng, l</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m cho n</w:t>
            </w:r>
            <w:r w:rsidRPr="00D60AFF">
              <w:rPr>
                <w:rFonts w:ascii="Roboto" w:eastAsia="Times New Roman" w:hAnsi="Roboto" w:cs="Roboto"/>
                <w:color w:val="000000"/>
                <w:kern w:val="0"/>
                <w:sz w:val="21"/>
                <w:szCs w:val="21"/>
                <w14:ligatures w14:val="none"/>
              </w:rPr>
              <w:t>ó</w:t>
            </w:r>
            <w:r w:rsidRPr="00D60AFF">
              <w:rPr>
                <w:rFonts w:ascii="Roboto" w:eastAsia="Times New Roman" w:hAnsi="Roboto" w:cs="Times New Roman"/>
                <w:color w:val="000000"/>
                <w:kern w:val="0"/>
                <w:sz w:val="21"/>
                <w:szCs w:val="21"/>
                <w14:ligatures w14:val="none"/>
              </w:rPr>
              <w:t xml:space="preserve"> tr</w:t>
            </w:r>
            <w:r w:rsidRPr="00D60AFF">
              <w:rPr>
                <w:rFonts w:ascii="Cambria" w:eastAsia="Times New Roman" w:hAnsi="Cambria" w:cs="Cambria"/>
                <w:color w:val="000000"/>
                <w:kern w:val="0"/>
                <w:sz w:val="21"/>
                <w:szCs w:val="21"/>
                <w14:ligatures w14:val="none"/>
              </w:rPr>
              <w:t>ở</w:t>
            </w:r>
            <w:r w:rsidRPr="00D60AFF">
              <w:rPr>
                <w:rFonts w:ascii="Roboto" w:eastAsia="Times New Roman" w:hAnsi="Roboto" w:cs="Times New Roman"/>
                <w:color w:val="000000"/>
                <w:kern w:val="0"/>
                <w:sz w:val="21"/>
                <w:szCs w:val="21"/>
                <w14:ligatures w14:val="none"/>
              </w:rPr>
              <w:t xml:space="preserve"> th</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nh m</w:t>
            </w:r>
            <w:r w:rsidRPr="00D60AFF">
              <w:rPr>
                <w:rFonts w:ascii="Cambria" w:eastAsia="Times New Roman" w:hAnsi="Cambria" w:cs="Cambria"/>
                <w:color w:val="000000"/>
                <w:kern w:val="0"/>
                <w:sz w:val="21"/>
                <w:szCs w:val="21"/>
                <w14:ligatures w14:val="none"/>
              </w:rPr>
              <w:t>ộ</w:t>
            </w:r>
            <w:r w:rsidRPr="00D60AFF">
              <w:rPr>
                <w:rFonts w:ascii="Roboto" w:eastAsia="Times New Roman" w:hAnsi="Roboto" w:cs="Times New Roman"/>
                <w:color w:val="000000"/>
                <w:kern w:val="0"/>
                <w:sz w:val="21"/>
                <w:szCs w:val="21"/>
                <w14:ligatures w14:val="none"/>
              </w:rPr>
              <w:t xml:space="preserve">t </w:t>
            </w:r>
            <w:r w:rsidRPr="00D60AFF">
              <w:rPr>
                <w:rFonts w:ascii="Roboto" w:eastAsia="Times New Roman" w:hAnsi="Roboto" w:cs="Roboto"/>
                <w:color w:val="000000"/>
                <w:kern w:val="0"/>
                <w:sz w:val="21"/>
                <w:szCs w:val="21"/>
                <w14:ligatures w14:val="none"/>
              </w:rPr>
              <w:t>ý</w:t>
            </w:r>
            <w:r w:rsidRPr="00D60AFF">
              <w:rPr>
                <w:rFonts w:ascii="Roboto" w:eastAsia="Times New Roman" w:hAnsi="Roboto" w:cs="Times New Roman"/>
                <w:color w:val="000000"/>
                <w:kern w:val="0"/>
                <w:sz w:val="21"/>
                <w:szCs w:val="21"/>
                <w14:ligatures w14:val="none"/>
              </w:rPr>
              <w:t xml:space="preserve"> t</w:t>
            </w:r>
            <w:r w:rsidRPr="00D60AFF">
              <w:rPr>
                <w:rFonts w:ascii="Cambria" w:eastAsia="Times New Roman" w:hAnsi="Cambria" w:cs="Cambria"/>
                <w:color w:val="000000"/>
                <w:kern w:val="0"/>
                <w:sz w:val="21"/>
                <w:szCs w:val="21"/>
                <w14:ligatures w14:val="none"/>
              </w:rPr>
              <w:t>ưở</w:t>
            </w:r>
            <w:r w:rsidRPr="00D60AFF">
              <w:rPr>
                <w:rFonts w:ascii="Roboto" w:eastAsia="Times New Roman" w:hAnsi="Roboto" w:cs="Times New Roman"/>
                <w:color w:val="000000"/>
                <w:kern w:val="0"/>
                <w:sz w:val="21"/>
                <w:szCs w:val="21"/>
                <w14:ligatures w14:val="none"/>
              </w:rPr>
              <w:t>ng qu</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 xml:space="preserve"> t</w:t>
            </w:r>
            <w:r w:rsidRPr="00D60AFF">
              <w:rPr>
                <w:rFonts w:ascii="Cambria" w:eastAsia="Times New Roman" w:hAnsi="Cambria" w:cs="Cambria"/>
                <w:color w:val="000000"/>
                <w:kern w:val="0"/>
                <w:sz w:val="21"/>
                <w:szCs w:val="21"/>
                <w14:ligatures w14:val="none"/>
              </w:rPr>
              <w:t>ặ</w:t>
            </w:r>
            <w:r w:rsidRPr="00D60AFF">
              <w:rPr>
                <w:rFonts w:ascii="Roboto" w:eastAsia="Times New Roman" w:hAnsi="Roboto" w:cs="Times New Roman"/>
                <w:color w:val="000000"/>
                <w:kern w:val="0"/>
                <w:sz w:val="21"/>
                <w:szCs w:val="21"/>
                <w14:ligatures w14:val="none"/>
              </w:rPr>
              <w:t>ng tuy</w:t>
            </w:r>
            <w:r w:rsidRPr="00D60AFF">
              <w:rPr>
                <w:rFonts w:ascii="Cambria" w:eastAsia="Times New Roman" w:hAnsi="Cambria" w:cs="Cambria"/>
                <w:color w:val="000000"/>
                <w:kern w:val="0"/>
                <w:sz w:val="21"/>
                <w:szCs w:val="21"/>
                <w14:ligatures w14:val="none"/>
              </w:rPr>
              <w:t>ệ</w:t>
            </w:r>
            <w:r w:rsidRPr="00D60AFF">
              <w:rPr>
                <w:rFonts w:ascii="Roboto" w:eastAsia="Times New Roman" w:hAnsi="Roboto" w:cs="Times New Roman"/>
                <w:color w:val="000000"/>
                <w:kern w:val="0"/>
                <w:sz w:val="21"/>
                <w:szCs w:val="21"/>
                <w14:ligatures w14:val="none"/>
              </w:rPr>
              <w:t>t v</w:t>
            </w:r>
            <w:r w:rsidRPr="00D60AFF">
              <w:rPr>
                <w:rFonts w:ascii="Cambria" w:eastAsia="Times New Roman" w:hAnsi="Cambria" w:cs="Cambria"/>
                <w:color w:val="000000"/>
                <w:kern w:val="0"/>
                <w:sz w:val="21"/>
                <w:szCs w:val="21"/>
                <w14:ligatures w14:val="none"/>
              </w:rPr>
              <w:t>ờ</w:t>
            </w:r>
            <w:r w:rsidRPr="00D60AFF">
              <w:rPr>
                <w:rFonts w:ascii="Roboto" w:eastAsia="Times New Roman" w:hAnsi="Roboto" w:cs="Times New Roman"/>
                <w:color w:val="000000"/>
                <w:kern w:val="0"/>
                <w:sz w:val="21"/>
                <w:szCs w:val="21"/>
                <w14:ligatures w14:val="none"/>
              </w:rPr>
              <w:t>i nh</w:t>
            </w:r>
            <w:r w:rsidRPr="00D60AFF">
              <w:rPr>
                <w:rFonts w:ascii="Cambria" w:eastAsia="Times New Roman" w:hAnsi="Cambria" w:cs="Cambria"/>
                <w:color w:val="000000"/>
                <w:kern w:val="0"/>
                <w:sz w:val="21"/>
                <w:szCs w:val="21"/>
                <w14:ligatures w14:val="none"/>
              </w:rPr>
              <w:t>ư</w:t>
            </w:r>
            <w:r w:rsidRPr="00D60AFF">
              <w:rPr>
                <w:rFonts w:ascii="Roboto" w:eastAsia="Times New Roman" w:hAnsi="Roboto" w:cs="Times New Roman"/>
                <w:color w:val="000000"/>
                <w:kern w:val="0"/>
                <w:sz w:val="21"/>
                <w:szCs w:val="21"/>
                <w14:ligatures w14:val="none"/>
              </w:rPr>
              <w:t>ng thi</w:t>
            </w:r>
            <w:r w:rsidRPr="00D60AFF">
              <w:rPr>
                <w:rFonts w:ascii="Cambria" w:eastAsia="Times New Roman" w:hAnsi="Cambria" w:cs="Cambria"/>
                <w:color w:val="000000"/>
                <w:kern w:val="0"/>
                <w:sz w:val="21"/>
                <w:szCs w:val="21"/>
                <w14:ligatures w14:val="none"/>
              </w:rPr>
              <w:t>ế</w:t>
            </w:r>
            <w:r w:rsidRPr="00D60AFF">
              <w:rPr>
                <w:rFonts w:ascii="Roboto" w:eastAsia="Times New Roman" w:hAnsi="Roboto" w:cs="Times New Roman"/>
                <w:color w:val="000000"/>
                <w:kern w:val="0"/>
                <w:sz w:val="21"/>
                <w:szCs w:val="21"/>
                <w14:ligatures w14:val="none"/>
              </w:rPr>
              <w:t>t th</w:t>
            </w:r>
            <w:r w:rsidRPr="00D60AFF">
              <w:rPr>
                <w:rFonts w:ascii="Cambria" w:eastAsia="Times New Roman" w:hAnsi="Cambria" w:cs="Cambria"/>
                <w:color w:val="000000"/>
                <w:kern w:val="0"/>
                <w:sz w:val="21"/>
                <w:szCs w:val="21"/>
                <w14:ligatures w14:val="none"/>
              </w:rPr>
              <w:t>ự</w:t>
            </w:r>
            <w:r w:rsidRPr="00D60AFF">
              <w:rPr>
                <w:rFonts w:ascii="Roboto" w:eastAsia="Times New Roman" w:hAnsi="Roboto" w:cs="Times New Roman"/>
                <w:color w:val="000000"/>
                <w:kern w:val="0"/>
                <w:sz w:val="21"/>
                <w:szCs w:val="21"/>
                <w14:ligatures w14:val="none"/>
              </w:rPr>
              <w:t>c cho b</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n b</w:t>
            </w:r>
            <w:r w:rsidRPr="00D60AFF">
              <w:rPr>
                <w:rFonts w:ascii="Roboto" w:eastAsia="Times New Roman" w:hAnsi="Roboto" w:cs="Roboto"/>
                <w:color w:val="000000"/>
                <w:kern w:val="0"/>
                <w:sz w:val="21"/>
                <w:szCs w:val="21"/>
                <w14:ligatures w14:val="none"/>
              </w:rPr>
              <w:t>è</w:t>
            </w:r>
            <w:r w:rsidRPr="00D60AFF">
              <w:rPr>
                <w:rFonts w:ascii="Roboto" w:eastAsia="Times New Roman" w:hAnsi="Roboto" w:cs="Times New Roman"/>
                <w:color w:val="000000"/>
                <w:kern w:val="0"/>
                <w:sz w:val="21"/>
                <w:szCs w:val="21"/>
                <w14:ligatures w14:val="none"/>
              </w:rPr>
              <w:t xml:space="preserve"> v</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 xml:space="preserve"> gia </w:t>
            </w:r>
            <w:r w:rsidRPr="00D60AFF">
              <w:rPr>
                <w:rFonts w:ascii="Cambria" w:eastAsia="Times New Roman" w:hAnsi="Cambria" w:cs="Cambria"/>
                <w:color w:val="000000"/>
                <w:kern w:val="0"/>
                <w:sz w:val="21"/>
                <w:szCs w:val="21"/>
                <w14:ligatures w14:val="none"/>
              </w:rPr>
              <w:t>đ</w:t>
            </w:r>
            <w:r w:rsidRPr="00D60AFF">
              <w:rPr>
                <w:rFonts w:ascii="Roboto" w:eastAsia="Times New Roman" w:hAnsi="Roboto" w:cs="Roboto"/>
                <w:color w:val="000000"/>
                <w:kern w:val="0"/>
                <w:sz w:val="21"/>
                <w:szCs w:val="21"/>
                <w14:ligatures w14:val="none"/>
              </w:rPr>
              <w:t>ì</w:t>
            </w:r>
            <w:r w:rsidRPr="00D60AFF">
              <w:rPr>
                <w:rFonts w:ascii="Roboto" w:eastAsia="Times New Roman" w:hAnsi="Roboto" w:cs="Times New Roman"/>
                <w:color w:val="000000"/>
                <w:kern w:val="0"/>
                <w:sz w:val="21"/>
                <w:szCs w:val="21"/>
                <w14:ligatures w14:val="none"/>
              </w:rPr>
              <w:t>nh.</w:t>
            </w:r>
          </w:p>
          <w:p w14:paraId="20E1FDCE" w14:textId="360C53F2" w:rsidR="00D60AFF" w:rsidRPr="00D60AFF" w:rsidRDefault="00D60AFF" w:rsidP="00360364">
            <w:pPr>
              <w:rPr>
                <w:rFonts w:ascii="Roboto" w:eastAsia="Times New Roman" w:hAnsi="Roboto" w:cs="Times New Roman"/>
                <w:color w:val="000000"/>
                <w:kern w:val="0"/>
                <w:sz w:val="21"/>
                <w:szCs w:val="21"/>
                <w14:ligatures w14:val="none"/>
              </w:rPr>
            </w:pP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D</w:t>
            </w:r>
            <w:r w:rsidRPr="00D60AFF">
              <w:rPr>
                <w:rFonts w:ascii="Cambria" w:eastAsia="Times New Roman" w:hAnsi="Cambria" w:cs="Cambria"/>
                <w:color w:val="000000"/>
                <w:kern w:val="0"/>
                <w:sz w:val="21"/>
                <w:szCs w:val="21"/>
                <w14:ligatures w14:val="none"/>
              </w:rPr>
              <w:t>ị</w:t>
            </w:r>
            <w:r w:rsidRPr="00D60AFF">
              <w:rPr>
                <w:rFonts w:ascii="Roboto" w:eastAsia="Times New Roman" w:hAnsi="Roboto" w:cs="Times New Roman"/>
                <w:color w:val="000000"/>
                <w:kern w:val="0"/>
                <w:sz w:val="21"/>
                <w:szCs w:val="21"/>
                <w14:ligatures w14:val="none"/>
              </w:rPr>
              <w:t>ch v</w:t>
            </w:r>
            <w:r w:rsidRPr="00D60AFF">
              <w:rPr>
                <w:rFonts w:ascii="Cambria" w:eastAsia="Times New Roman" w:hAnsi="Cambria" w:cs="Cambria"/>
                <w:color w:val="000000"/>
                <w:kern w:val="0"/>
                <w:sz w:val="21"/>
                <w:szCs w:val="21"/>
                <w14:ligatures w14:val="none"/>
              </w:rPr>
              <w:t>ụ</w:t>
            </w:r>
            <w:r w:rsidRPr="00D60AFF">
              <w:rPr>
                <w:rFonts w:ascii="Roboto" w:eastAsia="Times New Roman" w:hAnsi="Roboto" w:cs="Times New Roman"/>
                <w:color w:val="000000"/>
                <w:kern w:val="0"/>
                <w:sz w:val="21"/>
                <w:szCs w:val="21"/>
                <w14:ligatures w14:val="none"/>
              </w:rPr>
              <w:t xml:space="preserve"> sau b</w:t>
            </w:r>
            <w:r w:rsidRPr="00D60AFF">
              <w:rPr>
                <w:rFonts w:ascii="Roboto" w:eastAsia="Times New Roman" w:hAnsi="Roboto" w:cs="Roboto"/>
                <w:color w:val="000000"/>
                <w:kern w:val="0"/>
                <w:sz w:val="21"/>
                <w:szCs w:val="21"/>
                <w14:ligatures w14:val="none"/>
              </w:rPr>
              <w:t>á</w:t>
            </w:r>
            <w:r w:rsidRPr="00D60AFF">
              <w:rPr>
                <w:rFonts w:ascii="Roboto" w:eastAsia="Times New Roman" w:hAnsi="Roboto" w:cs="Times New Roman"/>
                <w:color w:val="000000"/>
                <w:kern w:val="0"/>
                <w:sz w:val="21"/>
                <w:szCs w:val="21"/>
                <w14:ligatures w14:val="none"/>
              </w:rPr>
              <w:t>n h</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ng</w:t>
            </w:r>
            <w:r w:rsidRPr="00D60AFF">
              <w:rPr>
                <w:rFonts w:ascii="MS Mincho" w:eastAsia="MS Mincho" w:hAnsi="MS Mincho" w:cs="MS Mincho" w:hint="eastAsia"/>
                <w:color w:val="000000"/>
                <w:kern w:val="0"/>
                <w:sz w:val="21"/>
                <w:szCs w:val="21"/>
                <w14:ligatures w14:val="none"/>
              </w:rPr>
              <w:t>】</w:t>
            </w:r>
            <w:r w:rsidRPr="00D60AFF">
              <w:rPr>
                <w:rFonts w:ascii="Roboto" w:eastAsia="Times New Roman" w:hAnsi="Roboto" w:cs="Times New Roman"/>
                <w:color w:val="000000"/>
                <w:kern w:val="0"/>
                <w:sz w:val="21"/>
                <w:szCs w:val="21"/>
                <w14:ligatures w14:val="none"/>
              </w:rPr>
              <w:t xml:space="preserve"> T</w:t>
            </w:r>
            <w:r w:rsidRPr="00D60AFF">
              <w:rPr>
                <w:rFonts w:ascii="Cambria" w:eastAsia="Times New Roman" w:hAnsi="Cambria" w:cs="Cambria"/>
                <w:color w:val="000000"/>
                <w:kern w:val="0"/>
                <w:sz w:val="21"/>
                <w:szCs w:val="21"/>
                <w14:ligatures w14:val="none"/>
              </w:rPr>
              <w:t>ấ</w:t>
            </w:r>
            <w:r w:rsidRPr="00D60AFF">
              <w:rPr>
                <w:rFonts w:ascii="Roboto" w:eastAsia="Times New Roman" w:hAnsi="Roboto" w:cs="Times New Roman"/>
                <w:color w:val="000000"/>
                <w:kern w:val="0"/>
                <w:sz w:val="21"/>
                <w:szCs w:val="21"/>
                <w14:ligatures w14:val="none"/>
              </w:rPr>
              <w:t>t c</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 xml:space="preserve"> kh</w:t>
            </w:r>
            <w:r w:rsidRPr="00D60AFF">
              <w:rPr>
                <w:rFonts w:ascii="Roboto" w:eastAsia="Times New Roman" w:hAnsi="Roboto" w:cs="Roboto"/>
                <w:color w:val="000000"/>
                <w:kern w:val="0"/>
                <w:sz w:val="21"/>
                <w:szCs w:val="21"/>
                <w14:ligatures w14:val="none"/>
              </w:rPr>
              <w:t>á</w:t>
            </w:r>
            <w:r w:rsidRPr="00D60AFF">
              <w:rPr>
                <w:rFonts w:ascii="Roboto" w:eastAsia="Times New Roman" w:hAnsi="Roboto" w:cs="Times New Roman"/>
                <w:color w:val="000000"/>
                <w:kern w:val="0"/>
                <w:sz w:val="21"/>
                <w:szCs w:val="21"/>
                <w14:ligatures w14:val="none"/>
              </w:rPr>
              <w:t>ch h</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ng c</w:t>
            </w:r>
            <w:r w:rsidRPr="00D60AFF">
              <w:rPr>
                <w:rFonts w:ascii="Cambria" w:eastAsia="Times New Roman" w:hAnsi="Cambria" w:cs="Cambria"/>
                <w:color w:val="000000"/>
                <w:kern w:val="0"/>
                <w:sz w:val="21"/>
                <w:szCs w:val="21"/>
                <w14:ligatures w14:val="none"/>
              </w:rPr>
              <w:t>ủ</w:t>
            </w:r>
            <w:r w:rsidRPr="00D60AFF">
              <w:rPr>
                <w:rFonts w:ascii="Roboto" w:eastAsia="Times New Roman" w:hAnsi="Roboto" w:cs="Times New Roman"/>
                <w:color w:val="000000"/>
                <w:kern w:val="0"/>
                <w:sz w:val="21"/>
                <w:szCs w:val="21"/>
                <w14:ligatures w14:val="none"/>
              </w:rPr>
              <w:t xml:space="preserve">a XAVIATOR </w:t>
            </w:r>
            <w:r w:rsidRPr="00D60AFF">
              <w:rPr>
                <w:rFonts w:ascii="Cambria" w:eastAsia="Times New Roman" w:hAnsi="Cambria" w:cs="Cambria"/>
                <w:color w:val="000000"/>
                <w:kern w:val="0"/>
                <w:sz w:val="21"/>
                <w:szCs w:val="21"/>
                <w14:ligatures w14:val="none"/>
              </w:rPr>
              <w:t>đề</w:t>
            </w:r>
            <w:r w:rsidRPr="00D60AFF">
              <w:rPr>
                <w:rFonts w:ascii="Roboto" w:eastAsia="Times New Roman" w:hAnsi="Roboto" w:cs="Times New Roman"/>
                <w:color w:val="000000"/>
                <w:kern w:val="0"/>
                <w:sz w:val="21"/>
                <w:szCs w:val="21"/>
                <w14:ligatures w14:val="none"/>
              </w:rPr>
              <w:t xml:space="preserve">u </w:t>
            </w:r>
            <w:r w:rsidRPr="00D60AFF">
              <w:rPr>
                <w:rFonts w:ascii="Cambria" w:eastAsia="Times New Roman" w:hAnsi="Cambria" w:cs="Cambria"/>
                <w:color w:val="000000"/>
                <w:kern w:val="0"/>
                <w:sz w:val="21"/>
                <w:szCs w:val="21"/>
                <w14:ligatures w14:val="none"/>
              </w:rPr>
              <w:t>đượ</w:t>
            </w:r>
            <w:r w:rsidRPr="00D60AFF">
              <w:rPr>
                <w:rFonts w:ascii="Roboto" w:eastAsia="Times New Roman" w:hAnsi="Roboto" w:cs="Times New Roman"/>
                <w:color w:val="000000"/>
                <w:kern w:val="0"/>
                <w:sz w:val="21"/>
                <w:szCs w:val="21"/>
                <w14:ligatures w14:val="none"/>
              </w:rPr>
              <w:t>c h</w:t>
            </w:r>
            <w:r w:rsidRPr="00D60AFF">
              <w:rPr>
                <w:rFonts w:ascii="Cambria" w:eastAsia="Times New Roman" w:hAnsi="Cambria" w:cs="Cambria"/>
                <w:color w:val="000000"/>
                <w:kern w:val="0"/>
                <w:sz w:val="21"/>
                <w:szCs w:val="21"/>
                <w14:ligatures w14:val="none"/>
              </w:rPr>
              <w:t>ưở</w:t>
            </w:r>
            <w:r w:rsidRPr="00D60AFF">
              <w:rPr>
                <w:rFonts w:ascii="Roboto" w:eastAsia="Times New Roman" w:hAnsi="Roboto" w:cs="Times New Roman"/>
                <w:color w:val="000000"/>
                <w:kern w:val="0"/>
                <w:sz w:val="21"/>
                <w:szCs w:val="21"/>
                <w14:ligatures w14:val="none"/>
              </w:rPr>
              <w:t xml:space="preserve">ng </w:t>
            </w:r>
            <w:r w:rsidRPr="00D60AFF">
              <w:rPr>
                <w:rFonts w:ascii="Cambria" w:eastAsia="Times New Roman" w:hAnsi="Cambria" w:cs="Cambria"/>
                <w:color w:val="000000"/>
                <w:kern w:val="0"/>
                <w:sz w:val="21"/>
                <w:szCs w:val="21"/>
                <w14:ligatures w14:val="none"/>
              </w:rPr>
              <w:t>Đả</w:t>
            </w:r>
            <w:r w:rsidRPr="00D60AFF">
              <w:rPr>
                <w:rFonts w:ascii="Roboto" w:eastAsia="Times New Roman" w:hAnsi="Roboto" w:cs="Times New Roman"/>
                <w:color w:val="000000"/>
                <w:kern w:val="0"/>
                <w:sz w:val="21"/>
                <w:szCs w:val="21"/>
                <w14:ligatures w14:val="none"/>
              </w:rPr>
              <w:t>m b</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o ho</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n ti</w:t>
            </w:r>
            <w:r w:rsidRPr="00D60AFF">
              <w:rPr>
                <w:rFonts w:ascii="Cambria" w:eastAsia="Times New Roman" w:hAnsi="Cambria" w:cs="Cambria"/>
                <w:color w:val="000000"/>
                <w:kern w:val="0"/>
                <w:sz w:val="21"/>
                <w:szCs w:val="21"/>
                <w14:ligatures w14:val="none"/>
              </w:rPr>
              <w:t>ề</w:t>
            </w:r>
            <w:r w:rsidRPr="00D60AFF">
              <w:rPr>
                <w:rFonts w:ascii="Roboto" w:eastAsia="Times New Roman" w:hAnsi="Roboto" w:cs="Times New Roman"/>
                <w:color w:val="000000"/>
                <w:kern w:val="0"/>
                <w:sz w:val="21"/>
                <w:szCs w:val="21"/>
                <w14:ligatures w14:val="none"/>
              </w:rPr>
              <w:t>n trong 7 ng</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y; Tr</w:t>
            </w:r>
            <w:r w:rsidRPr="00D60AFF">
              <w:rPr>
                <w:rFonts w:ascii="Cambria" w:eastAsia="Times New Roman" w:hAnsi="Cambria" w:cs="Cambria"/>
                <w:color w:val="000000"/>
                <w:kern w:val="0"/>
                <w:sz w:val="21"/>
                <w:szCs w:val="21"/>
                <w14:ligatures w14:val="none"/>
              </w:rPr>
              <w:t>ả</w:t>
            </w:r>
            <w:r w:rsidRPr="00D60AFF">
              <w:rPr>
                <w:rFonts w:ascii="Roboto" w:eastAsia="Times New Roman" w:hAnsi="Roboto" w:cs="Times New Roman"/>
                <w:color w:val="000000"/>
                <w:kern w:val="0"/>
                <w:sz w:val="21"/>
                <w:szCs w:val="21"/>
                <w14:ligatures w14:val="none"/>
              </w:rPr>
              <w:t xml:space="preserve"> l</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 xml:space="preserve">i </w:t>
            </w:r>
            <w:r w:rsidRPr="00D60AFF">
              <w:rPr>
                <w:rFonts w:ascii="Cambria" w:eastAsia="Times New Roman" w:hAnsi="Cambria" w:cs="Cambria"/>
                <w:color w:val="000000"/>
                <w:kern w:val="0"/>
                <w:sz w:val="21"/>
                <w:szCs w:val="21"/>
                <w14:ligatures w14:val="none"/>
              </w:rPr>
              <w:t>để</w:t>
            </w:r>
            <w:r w:rsidRPr="00D60AFF">
              <w:rPr>
                <w:rFonts w:ascii="Roboto" w:eastAsia="Times New Roman" w:hAnsi="Roboto" w:cs="Times New Roman"/>
                <w:color w:val="000000"/>
                <w:kern w:val="0"/>
                <w:sz w:val="21"/>
                <w:szCs w:val="21"/>
                <w14:ligatures w14:val="none"/>
              </w:rPr>
              <w:t xml:space="preserve"> </w:t>
            </w:r>
            <w:r w:rsidRPr="00D60AFF">
              <w:rPr>
                <w:rFonts w:ascii="Cambria" w:eastAsia="Times New Roman" w:hAnsi="Cambria" w:cs="Cambria"/>
                <w:color w:val="000000"/>
                <w:kern w:val="0"/>
                <w:sz w:val="21"/>
                <w:szCs w:val="21"/>
                <w14:ligatures w14:val="none"/>
              </w:rPr>
              <w:t>đượ</w:t>
            </w:r>
            <w:r w:rsidRPr="00D60AFF">
              <w:rPr>
                <w:rFonts w:ascii="Roboto" w:eastAsia="Times New Roman" w:hAnsi="Roboto" w:cs="Times New Roman"/>
                <w:color w:val="000000"/>
                <w:kern w:val="0"/>
                <w:sz w:val="21"/>
                <w:szCs w:val="21"/>
                <w14:ligatures w14:val="none"/>
              </w:rPr>
              <w:t>c ho</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n l</w:t>
            </w:r>
            <w:r w:rsidRPr="00D60AFF">
              <w:rPr>
                <w:rFonts w:ascii="Cambria" w:eastAsia="Times New Roman" w:hAnsi="Cambria" w:cs="Cambria"/>
                <w:color w:val="000000"/>
                <w:kern w:val="0"/>
                <w:sz w:val="21"/>
                <w:szCs w:val="21"/>
                <w14:ligatures w14:val="none"/>
              </w:rPr>
              <w:t>ạ</w:t>
            </w:r>
            <w:r w:rsidRPr="00D60AFF">
              <w:rPr>
                <w:rFonts w:ascii="Roboto" w:eastAsia="Times New Roman" w:hAnsi="Roboto" w:cs="Times New Roman"/>
                <w:color w:val="000000"/>
                <w:kern w:val="0"/>
                <w:sz w:val="21"/>
                <w:szCs w:val="21"/>
                <w14:ligatures w14:val="none"/>
              </w:rPr>
              <w:t>i ti</w:t>
            </w:r>
            <w:r w:rsidRPr="00D60AFF">
              <w:rPr>
                <w:rFonts w:ascii="Cambria" w:eastAsia="Times New Roman" w:hAnsi="Cambria" w:cs="Cambria"/>
                <w:color w:val="000000"/>
                <w:kern w:val="0"/>
                <w:sz w:val="21"/>
                <w:szCs w:val="21"/>
                <w14:ligatures w14:val="none"/>
              </w:rPr>
              <w:t>ề</w:t>
            </w:r>
            <w:r w:rsidRPr="00D60AFF">
              <w:rPr>
                <w:rFonts w:ascii="Roboto" w:eastAsia="Times New Roman" w:hAnsi="Roboto" w:cs="Times New Roman"/>
                <w:color w:val="000000"/>
                <w:kern w:val="0"/>
                <w:sz w:val="21"/>
                <w:szCs w:val="21"/>
                <w14:ligatures w14:val="none"/>
              </w:rPr>
              <w:t xml:space="preserve">n </w:t>
            </w:r>
            <w:r w:rsidRPr="00D60AFF">
              <w:rPr>
                <w:rFonts w:ascii="Cambria" w:eastAsia="Times New Roman" w:hAnsi="Cambria" w:cs="Cambria"/>
                <w:color w:val="000000"/>
                <w:kern w:val="0"/>
                <w:sz w:val="21"/>
                <w:szCs w:val="21"/>
                <w14:ligatures w14:val="none"/>
              </w:rPr>
              <w:t>đầ</w:t>
            </w:r>
            <w:r w:rsidRPr="00D60AFF">
              <w:rPr>
                <w:rFonts w:ascii="Roboto" w:eastAsia="Times New Roman" w:hAnsi="Roboto" w:cs="Times New Roman"/>
                <w:color w:val="000000"/>
                <w:kern w:val="0"/>
                <w:sz w:val="21"/>
                <w:szCs w:val="21"/>
                <w14:ligatures w14:val="none"/>
              </w:rPr>
              <w:t xml:space="preserve">y </w:t>
            </w:r>
            <w:r w:rsidRPr="00D60AFF">
              <w:rPr>
                <w:rFonts w:ascii="Cambria" w:eastAsia="Times New Roman" w:hAnsi="Cambria" w:cs="Cambria"/>
                <w:color w:val="000000"/>
                <w:kern w:val="0"/>
                <w:sz w:val="21"/>
                <w:szCs w:val="21"/>
                <w14:ligatures w14:val="none"/>
              </w:rPr>
              <w:t>đủ</w:t>
            </w:r>
            <w:r w:rsidRPr="00D60AFF">
              <w:rPr>
                <w:rFonts w:ascii="Roboto" w:eastAsia="Times New Roman" w:hAnsi="Roboto" w:cs="Times New Roman"/>
                <w:color w:val="000000"/>
                <w:kern w:val="0"/>
                <w:sz w:val="21"/>
                <w:szCs w:val="21"/>
                <w14:ligatures w14:val="none"/>
              </w:rPr>
              <w:t xml:space="preserve"> n</w:t>
            </w:r>
            <w:r w:rsidRPr="00D60AFF">
              <w:rPr>
                <w:rFonts w:ascii="Cambria" w:eastAsia="Times New Roman" w:hAnsi="Cambria" w:cs="Cambria"/>
                <w:color w:val="000000"/>
                <w:kern w:val="0"/>
                <w:sz w:val="21"/>
                <w:szCs w:val="21"/>
                <w14:ligatures w14:val="none"/>
              </w:rPr>
              <w:t>ế</w:t>
            </w:r>
            <w:r w:rsidRPr="00D60AFF">
              <w:rPr>
                <w:rFonts w:ascii="Roboto" w:eastAsia="Times New Roman" w:hAnsi="Roboto" w:cs="Times New Roman"/>
                <w:color w:val="000000"/>
                <w:kern w:val="0"/>
                <w:sz w:val="21"/>
                <w:szCs w:val="21"/>
                <w14:ligatures w14:val="none"/>
              </w:rPr>
              <w:t>u kh</w:t>
            </w:r>
            <w:r w:rsidRPr="00D60AFF">
              <w:rPr>
                <w:rFonts w:ascii="Roboto" w:eastAsia="Times New Roman" w:hAnsi="Roboto" w:cs="Roboto"/>
                <w:color w:val="000000"/>
                <w:kern w:val="0"/>
                <w:sz w:val="21"/>
                <w:szCs w:val="21"/>
                <w14:ligatures w14:val="none"/>
              </w:rPr>
              <w:t>ô</w:t>
            </w:r>
            <w:r w:rsidRPr="00D60AFF">
              <w:rPr>
                <w:rFonts w:ascii="Roboto" w:eastAsia="Times New Roman" w:hAnsi="Roboto" w:cs="Times New Roman"/>
                <w:color w:val="000000"/>
                <w:kern w:val="0"/>
                <w:sz w:val="21"/>
                <w:szCs w:val="21"/>
                <w14:ligatures w14:val="none"/>
              </w:rPr>
              <w:t>ng h</w:t>
            </w:r>
            <w:r w:rsidRPr="00D60AFF">
              <w:rPr>
                <w:rFonts w:ascii="Roboto" w:eastAsia="Times New Roman" w:hAnsi="Roboto" w:cs="Roboto"/>
                <w:color w:val="000000"/>
                <w:kern w:val="0"/>
                <w:sz w:val="21"/>
                <w:szCs w:val="21"/>
                <w14:ligatures w14:val="none"/>
              </w:rPr>
              <w:t>à</w:t>
            </w:r>
            <w:r w:rsidRPr="00D60AFF">
              <w:rPr>
                <w:rFonts w:ascii="Roboto" w:eastAsia="Times New Roman" w:hAnsi="Roboto" w:cs="Times New Roman"/>
                <w:color w:val="000000"/>
                <w:kern w:val="0"/>
                <w:sz w:val="21"/>
                <w:szCs w:val="21"/>
                <w14:ligatures w14:val="none"/>
              </w:rPr>
              <w:t>i l</w:t>
            </w:r>
            <w:r w:rsidRPr="00D60AFF">
              <w:rPr>
                <w:rFonts w:ascii="Roboto" w:eastAsia="Times New Roman" w:hAnsi="Roboto" w:cs="Roboto"/>
                <w:color w:val="000000"/>
                <w:kern w:val="0"/>
                <w:sz w:val="21"/>
                <w:szCs w:val="21"/>
                <w14:ligatures w14:val="none"/>
              </w:rPr>
              <w:t>ò</w:t>
            </w:r>
            <w:r w:rsidRPr="00D60AFF">
              <w:rPr>
                <w:rFonts w:ascii="Roboto" w:eastAsia="Times New Roman" w:hAnsi="Roboto" w:cs="Times New Roman"/>
                <w:color w:val="000000"/>
                <w:kern w:val="0"/>
                <w:sz w:val="21"/>
                <w:szCs w:val="21"/>
                <w14:ligatures w14:val="none"/>
              </w:rPr>
              <w:t>ng v</w:t>
            </w:r>
            <w:r w:rsidRPr="00D60AFF">
              <w:rPr>
                <w:rFonts w:ascii="Roboto" w:eastAsia="Times New Roman" w:hAnsi="Roboto" w:cs="Roboto"/>
                <w:color w:val="000000"/>
                <w:kern w:val="0"/>
                <w:sz w:val="21"/>
                <w:szCs w:val="21"/>
                <w14:ligatures w14:val="none"/>
              </w:rPr>
              <w:t>ì</w:t>
            </w:r>
            <w:r w:rsidRPr="00D60AFF">
              <w:rPr>
                <w:rFonts w:ascii="Roboto" w:eastAsia="Times New Roman" w:hAnsi="Roboto" w:cs="Times New Roman"/>
                <w:color w:val="000000"/>
                <w:kern w:val="0"/>
                <w:sz w:val="21"/>
                <w:szCs w:val="21"/>
                <w14:ligatures w14:val="none"/>
              </w:rPr>
              <w:t xml:space="preserve"> b</w:t>
            </w:r>
            <w:r w:rsidRPr="00D60AFF">
              <w:rPr>
                <w:rFonts w:ascii="Cambria" w:eastAsia="Times New Roman" w:hAnsi="Cambria" w:cs="Cambria"/>
                <w:color w:val="000000"/>
                <w:kern w:val="0"/>
                <w:sz w:val="21"/>
                <w:szCs w:val="21"/>
                <w14:ligatures w14:val="none"/>
              </w:rPr>
              <w:t>ấ</w:t>
            </w:r>
            <w:r w:rsidRPr="00D60AFF">
              <w:rPr>
                <w:rFonts w:ascii="Roboto" w:eastAsia="Times New Roman" w:hAnsi="Roboto" w:cs="Times New Roman"/>
                <w:color w:val="000000"/>
                <w:kern w:val="0"/>
                <w:sz w:val="21"/>
                <w:szCs w:val="21"/>
                <w14:ligatures w14:val="none"/>
              </w:rPr>
              <w:t>t k</w:t>
            </w:r>
            <w:r w:rsidRPr="00D60AFF">
              <w:rPr>
                <w:rFonts w:ascii="Cambria" w:eastAsia="Times New Roman" w:hAnsi="Cambria" w:cs="Cambria"/>
                <w:color w:val="000000"/>
                <w:kern w:val="0"/>
                <w:sz w:val="21"/>
                <w:szCs w:val="21"/>
                <w14:ligatures w14:val="none"/>
              </w:rPr>
              <w:t>ỳ</w:t>
            </w:r>
            <w:r w:rsidRPr="00D60AFF">
              <w:rPr>
                <w:rFonts w:ascii="Roboto" w:eastAsia="Times New Roman" w:hAnsi="Roboto" w:cs="Times New Roman"/>
                <w:color w:val="000000"/>
                <w:kern w:val="0"/>
                <w:sz w:val="21"/>
                <w:szCs w:val="21"/>
                <w14:ligatures w14:val="none"/>
              </w:rPr>
              <w:t xml:space="preserve"> l</w:t>
            </w:r>
            <w:r w:rsidRPr="00D60AFF">
              <w:rPr>
                <w:rFonts w:ascii="Roboto" w:eastAsia="Times New Roman" w:hAnsi="Roboto" w:cs="Roboto"/>
                <w:color w:val="000000"/>
                <w:kern w:val="0"/>
                <w:sz w:val="21"/>
                <w:szCs w:val="21"/>
                <w14:ligatures w14:val="none"/>
              </w:rPr>
              <w:t>ý</w:t>
            </w:r>
            <w:r w:rsidRPr="00D60AFF">
              <w:rPr>
                <w:rFonts w:ascii="Roboto" w:eastAsia="Times New Roman" w:hAnsi="Roboto" w:cs="Times New Roman"/>
                <w:color w:val="000000"/>
                <w:kern w:val="0"/>
                <w:sz w:val="21"/>
                <w:szCs w:val="21"/>
                <w14:ligatures w14:val="none"/>
              </w:rPr>
              <w:t xml:space="preserve"> do g</w:t>
            </w:r>
            <w:r w:rsidRPr="00D60AFF">
              <w:rPr>
                <w:rFonts w:ascii="Roboto" w:eastAsia="Times New Roman" w:hAnsi="Roboto" w:cs="Roboto"/>
                <w:color w:val="000000"/>
                <w:kern w:val="0"/>
                <w:sz w:val="21"/>
                <w:szCs w:val="21"/>
                <w14:ligatures w14:val="none"/>
              </w:rPr>
              <w:t>ì</w:t>
            </w:r>
            <w:r w:rsidRPr="00D60AFF">
              <w:rPr>
                <w:rFonts w:ascii="Roboto" w:eastAsia="Times New Roman" w:hAnsi="Roboto" w:cs="Times New Roman"/>
                <w:color w:val="000000"/>
                <w:kern w:val="0"/>
                <w:sz w:val="21"/>
                <w:szCs w:val="21"/>
                <w14:ligatures w14:val="none"/>
              </w:rPr>
              <w:t>;</w:t>
            </w:r>
          </w:p>
          <w:p w14:paraId="1658C1F6" w14:textId="77777777" w:rsidR="00CF5EAC" w:rsidRDefault="00CF5EAC" w:rsidP="00360364"/>
          <w:p w14:paraId="691CC4BE" w14:textId="0FB493C1" w:rsidR="00FE180D" w:rsidRDefault="00FE180D" w:rsidP="00360364"/>
          <w:p w14:paraId="1D9507B7" w14:textId="77777777" w:rsidR="00FE180D" w:rsidRDefault="00FE180D" w:rsidP="00360364"/>
          <w:p w14:paraId="1053BCF2" w14:textId="6615B063" w:rsidR="00FE180D" w:rsidRDefault="00FE180D" w:rsidP="00360364"/>
        </w:tc>
      </w:tr>
      <w:tr w:rsidR="00360364" w14:paraId="3BDA6C4C" w14:textId="77777777" w:rsidTr="008F01F0">
        <w:trPr>
          <w:trHeight w:val="58"/>
        </w:trPr>
        <w:tc>
          <w:tcPr>
            <w:tcW w:w="4675" w:type="dxa"/>
          </w:tcPr>
          <w:p w14:paraId="4D9F7D16" w14:textId="17EBC1F1" w:rsidR="00D30ABD" w:rsidRDefault="00CF5EAC" w:rsidP="00360364">
            <w:r w:rsidRPr="00CF5EAC">
              <w:rPr>
                <w:noProof/>
              </w:rPr>
              <w:lastRenderedPageBreak/>
              <w:drawing>
                <wp:anchor distT="0" distB="0" distL="114300" distR="114300" simplePos="0" relativeHeight="251666432" behindDoc="0" locked="0" layoutInCell="1" allowOverlap="1" wp14:anchorId="77CA746C" wp14:editId="445E51C3">
                  <wp:simplePos x="0" y="0"/>
                  <wp:positionH relativeFrom="column">
                    <wp:posOffset>-3175</wp:posOffset>
                  </wp:positionH>
                  <wp:positionV relativeFrom="paragraph">
                    <wp:posOffset>298450</wp:posOffset>
                  </wp:positionV>
                  <wp:extent cx="2339340" cy="2339340"/>
                  <wp:effectExtent l="0" t="0" r="381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39340" cy="2339340"/>
                          </a:xfrm>
                          <a:prstGeom prst="rect">
                            <a:avLst/>
                          </a:prstGeom>
                        </pic:spPr>
                      </pic:pic>
                    </a:graphicData>
                  </a:graphic>
                </wp:anchor>
              </w:drawing>
            </w:r>
            <w:r w:rsidR="00D30ABD">
              <w:t>34.Ngày và đêm</w:t>
            </w:r>
          </w:p>
          <w:p w14:paraId="281A2500" w14:textId="7A8EA442" w:rsidR="001D5C59" w:rsidRDefault="001D5C59" w:rsidP="00360364"/>
        </w:tc>
        <w:tc>
          <w:tcPr>
            <w:tcW w:w="4675" w:type="dxa"/>
            <w:tcBorders>
              <w:top w:val="nil"/>
            </w:tcBorders>
          </w:tcPr>
          <w:p w14:paraId="3FE89B5F" w14:textId="329335C9" w:rsidR="00FE180D" w:rsidRDefault="00FE180D" w:rsidP="00D2612B">
            <w:r>
              <w:t>Mắt kính mát nam nữ đổi màu dùng cả ngày và đêm, tròng Polaroid phân cực. Mã DKY8503DM</w:t>
            </w:r>
          </w:p>
          <w:p w14:paraId="548336DC" w14:textId="00689EFD" w:rsidR="00FE180D" w:rsidRDefault="00FE180D" w:rsidP="00D2612B">
            <w:r>
              <w:t>Giá: 269,000</w:t>
            </w:r>
          </w:p>
          <w:p w14:paraId="48A81080" w14:textId="5BBAF0CF" w:rsidR="00FE180D" w:rsidRDefault="00FE180D" w:rsidP="00D2612B">
            <w:r>
              <w:t>Thương hiệu: DKY</w:t>
            </w:r>
          </w:p>
          <w:p w14:paraId="009BAB00" w14:textId="2EFFD3D7" w:rsidR="00FE180D" w:rsidRPr="00FE180D" w:rsidRDefault="00FE180D" w:rsidP="00360364">
            <w:pPr>
              <w:rPr>
                <w:rFonts w:ascii="Helvetica" w:eastAsia="Times New Roman" w:hAnsi="Helvetica" w:cs="Times New Roman"/>
                <w:kern w:val="0"/>
                <w:sz w:val="21"/>
                <w:szCs w:val="21"/>
                <w14:ligatures w14:val="none"/>
              </w:rPr>
            </w:pPr>
          </w:p>
          <w:p w14:paraId="6EFBBF4B" w14:textId="77777777" w:rsidR="00FE180D" w:rsidRPr="00FE180D" w:rsidRDefault="00FE180D" w:rsidP="00360364">
            <w:pPr>
              <w:rPr>
                <w:rFonts w:ascii="Helvetica" w:eastAsia="Times New Roman" w:hAnsi="Helvetica" w:cs="Times New Roman"/>
                <w:kern w:val="0"/>
                <w:sz w:val="21"/>
                <w:szCs w:val="21"/>
                <w14:ligatures w14:val="none"/>
              </w:rPr>
            </w:pPr>
            <w:r w:rsidRPr="00FE180D">
              <w:rPr>
                <w:rFonts w:ascii="Helvetica" w:eastAsia="Times New Roman" w:hAnsi="Helvetica" w:cs="Times New Roman"/>
                <w:kern w:val="0"/>
                <w:sz w:val="21"/>
                <w:szCs w:val="21"/>
                <w14:ligatures w14:val="none"/>
              </w:rPr>
              <w:t>Mắt kính có khả năng đổi màu và phân cực, giảm chói mắt và bảo vệ mắt khỏi tia UV.</w:t>
            </w:r>
          </w:p>
          <w:p w14:paraId="4AE6851A" w14:textId="2488CBD1" w:rsidR="00FE180D" w:rsidRPr="00FE180D" w:rsidRDefault="00FE180D" w:rsidP="00360364">
            <w:pPr>
              <w:rPr>
                <w:rFonts w:ascii="Helvetica" w:eastAsia="Times New Roman" w:hAnsi="Helvetica" w:cs="Times New Roman"/>
                <w:kern w:val="0"/>
                <w:sz w:val="21"/>
                <w:szCs w:val="21"/>
                <w14:ligatures w14:val="none"/>
              </w:rPr>
            </w:pPr>
          </w:p>
          <w:p w14:paraId="088D0832" w14:textId="77777777" w:rsidR="00FE180D" w:rsidRPr="00FE180D" w:rsidRDefault="00FE180D" w:rsidP="00360364">
            <w:pPr>
              <w:rPr>
                <w:rFonts w:ascii="Helvetica" w:eastAsia="Times New Roman" w:hAnsi="Helvetica" w:cs="Times New Roman"/>
                <w:kern w:val="0"/>
                <w:sz w:val="21"/>
                <w:szCs w:val="21"/>
                <w14:ligatures w14:val="none"/>
              </w:rPr>
            </w:pPr>
            <w:r w:rsidRPr="00FE180D">
              <w:rPr>
                <w:rFonts w:ascii="Helvetica" w:eastAsia="Times New Roman" w:hAnsi="Helvetica" w:cs="Times New Roman"/>
                <w:kern w:val="0"/>
                <w:sz w:val="21"/>
                <w:szCs w:val="21"/>
                <w14:ligatures w14:val="none"/>
              </w:rPr>
              <w:t>Tròng kính Polaroid phân cực giúp ngăn chặn tia UV và bảo vệ mắt khỏi bệnh về mắt.</w:t>
            </w:r>
          </w:p>
          <w:p w14:paraId="25802029" w14:textId="3EF6FE5B" w:rsidR="00FE180D" w:rsidRPr="00FE180D" w:rsidRDefault="00FE180D" w:rsidP="00360364">
            <w:pPr>
              <w:rPr>
                <w:rFonts w:ascii="Helvetica" w:eastAsia="Times New Roman" w:hAnsi="Helvetica" w:cs="Times New Roman"/>
                <w:kern w:val="0"/>
                <w:sz w:val="21"/>
                <w:szCs w:val="21"/>
                <w14:ligatures w14:val="none"/>
              </w:rPr>
            </w:pPr>
          </w:p>
          <w:p w14:paraId="3F5E8F00" w14:textId="77777777" w:rsidR="00FE180D" w:rsidRPr="00FE180D" w:rsidRDefault="00FE180D" w:rsidP="00360364">
            <w:pPr>
              <w:rPr>
                <w:rFonts w:ascii="Helvetica" w:eastAsia="Times New Roman" w:hAnsi="Helvetica" w:cs="Times New Roman"/>
                <w:kern w:val="0"/>
                <w:sz w:val="21"/>
                <w:szCs w:val="21"/>
                <w14:ligatures w14:val="none"/>
              </w:rPr>
            </w:pPr>
            <w:r w:rsidRPr="00FE180D">
              <w:rPr>
                <w:rFonts w:ascii="Helvetica" w:eastAsia="Times New Roman" w:hAnsi="Helvetica" w:cs="Times New Roman"/>
                <w:kern w:val="0"/>
                <w:sz w:val="21"/>
                <w:szCs w:val="21"/>
                <w14:ligatures w14:val="none"/>
              </w:rPr>
              <w:t>Thiết kế thời trang, ôm mặt và cầm nắm chắc chắn.</w:t>
            </w:r>
          </w:p>
          <w:p w14:paraId="2DB5097F" w14:textId="77777777" w:rsidR="00FE180D" w:rsidRDefault="00FE180D" w:rsidP="00360364">
            <w:pPr>
              <w:rPr>
                <w:rFonts w:ascii="Helvetica" w:hAnsi="Helvetica"/>
                <w:color w:val="27272A"/>
                <w:sz w:val="30"/>
                <w:szCs w:val="30"/>
              </w:rPr>
            </w:pPr>
          </w:p>
          <w:p w14:paraId="0E0A4A8B" w14:textId="77777777" w:rsidR="001D5C59" w:rsidRDefault="001D5C59" w:rsidP="00360364"/>
        </w:tc>
      </w:tr>
      <w:tr w:rsidR="00360364" w14:paraId="0EB48BC1" w14:textId="77777777" w:rsidTr="001D5C59">
        <w:tc>
          <w:tcPr>
            <w:tcW w:w="4675" w:type="dxa"/>
          </w:tcPr>
          <w:p w14:paraId="16FC5D38" w14:textId="644BAD37" w:rsidR="001D5C59" w:rsidRDefault="002B324E" w:rsidP="00360364">
            <w:r>
              <w:t>35.</w:t>
            </w:r>
            <w:r w:rsidR="00706D59">
              <w:t xml:space="preserve"> </w:t>
            </w:r>
            <w:r w:rsidR="00706D59">
              <w:t>Ngày và đêm</w:t>
            </w:r>
          </w:p>
          <w:p w14:paraId="4579631F" w14:textId="54275D49" w:rsidR="002B324E" w:rsidRDefault="002B324E" w:rsidP="00360364">
            <w:r>
              <w:rPr>
                <w:noProof/>
              </w:rPr>
              <w:drawing>
                <wp:inline distT="0" distB="0" distL="0" distR="0" wp14:anchorId="0532A50C" wp14:editId="11B9BBEB">
                  <wp:extent cx="2011680" cy="20116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tc>
        <w:tc>
          <w:tcPr>
            <w:tcW w:w="4675" w:type="dxa"/>
          </w:tcPr>
          <w:p w14:paraId="544EA95C" w14:textId="7F046C94" w:rsidR="002B324E" w:rsidRDefault="002B324E" w:rsidP="00D2612B">
            <w:r>
              <w:t>Mắt kính mát nam đổi màu đi ngày đêm 7K0540DM</w:t>
            </w:r>
          </w:p>
          <w:p w14:paraId="67C65A4E" w14:textId="4BCDE5A4" w:rsidR="003D3C38" w:rsidRDefault="003D3C38" w:rsidP="00D2612B">
            <w:r>
              <w:t>Giá: 279,000</w:t>
            </w:r>
          </w:p>
          <w:p w14:paraId="34EFA8E8" w14:textId="587C4277" w:rsidR="003D3C38" w:rsidRDefault="003D3C38" w:rsidP="00D2612B">
            <w:r>
              <w:t>Thươn hiệu: 7k</w:t>
            </w:r>
          </w:p>
          <w:p w14:paraId="27FB0176" w14:textId="77777777" w:rsidR="003D3C38" w:rsidRPr="003D3C38" w:rsidRDefault="003D3C38" w:rsidP="00360364">
            <w:pPr>
              <w:rPr>
                <w:rFonts w:ascii="Helvetica" w:eastAsia="Times New Roman" w:hAnsi="Helvetica" w:cs="Times New Roman"/>
                <w:color w:val="242424"/>
                <w:kern w:val="0"/>
                <w:sz w:val="21"/>
                <w:szCs w:val="21"/>
                <w14:ligatures w14:val="none"/>
              </w:rPr>
            </w:pPr>
            <w:r w:rsidRPr="003D3C38">
              <w:rPr>
                <w:rFonts w:ascii="Helvetica" w:eastAsia="Times New Roman" w:hAnsi="Helvetica" w:cs="Times New Roman"/>
                <w:color w:val="242424"/>
                <w:kern w:val="0"/>
                <w:sz w:val="21"/>
                <w:szCs w:val="21"/>
                <w14:ligatures w14:val="none"/>
              </w:rPr>
              <w:t>Tặng kèm bộ hộp đựng kính và khăn lau kính.</w:t>
            </w:r>
          </w:p>
          <w:p w14:paraId="6373C33D" w14:textId="77777777" w:rsidR="003D3C38" w:rsidRPr="003D3C38" w:rsidRDefault="003D3C38" w:rsidP="00360364">
            <w:pPr>
              <w:rPr>
                <w:rFonts w:ascii="Helvetica" w:eastAsia="Times New Roman" w:hAnsi="Helvetica" w:cs="Times New Roman"/>
                <w:color w:val="242424"/>
                <w:kern w:val="0"/>
                <w:sz w:val="21"/>
                <w:szCs w:val="21"/>
                <w14:ligatures w14:val="none"/>
              </w:rPr>
            </w:pPr>
            <w:r w:rsidRPr="003D3C38">
              <w:rPr>
                <w:rFonts w:ascii="Helvetica" w:eastAsia="Times New Roman" w:hAnsi="Helvetica" w:cs="Times New Roman"/>
                <w:color w:val="242424"/>
                <w:kern w:val="0"/>
                <w:sz w:val="21"/>
                <w:szCs w:val="21"/>
                <w14:ligatures w14:val="none"/>
              </w:rPr>
              <w:t>Mắt kính râm đổi màu nam nữ 7K0540, tròng Polarized không màu, phân cực, chống tia UV, gọng kim loại không gỉ ôm sát khuôn mặt</w:t>
            </w:r>
          </w:p>
          <w:p w14:paraId="6B15DDEA" w14:textId="77777777" w:rsidR="003D3C38" w:rsidRPr="003D3C38" w:rsidRDefault="003D3C38" w:rsidP="00360364">
            <w:pPr>
              <w:rPr>
                <w:rFonts w:ascii="Helvetica" w:eastAsia="Times New Roman" w:hAnsi="Helvetica" w:cs="Times New Roman"/>
                <w:color w:val="242424"/>
                <w:kern w:val="0"/>
                <w:sz w:val="21"/>
                <w:szCs w:val="21"/>
                <w14:ligatures w14:val="none"/>
              </w:rPr>
            </w:pPr>
            <w:r w:rsidRPr="003D3C38">
              <w:rPr>
                <w:rFonts w:ascii="Helvetica" w:eastAsia="Times New Roman" w:hAnsi="Helvetica" w:cs="Times New Roman"/>
                <w:color w:val="242424"/>
                <w:kern w:val="0"/>
                <w:sz w:val="21"/>
                <w:szCs w:val="21"/>
                <w14:ligatures w14:val="none"/>
              </w:rPr>
              <w:t>Kính dùng cả ngày và đêm, dùng cho đi du lịch, dã ngoại, đi làm đều phù hợp.</w:t>
            </w:r>
          </w:p>
          <w:p w14:paraId="40EF4348" w14:textId="77777777" w:rsidR="003D3C38" w:rsidRPr="003D3C38" w:rsidRDefault="003D3C38" w:rsidP="00360364">
            <w:pPr>
              <w:rPr>
                <w:rFonts w:ascii="Helvetica" w:eastAsia="Times New Roman" w:hAnsi="Helvetica" w:cs="Times New Roman"/>
                <w:color w:val="242424"/>
                <w:kern w:val="0"/>
                <w:sz w:val="21"/>
                <w:szCs w:val="21"/>
                <w14:ligatures w14:val="none"/>
              </w:rPr>
            </w:pPr>
            <w:r w:rsidRPr="003D3C38">
              <w:rPr>
                <w:rFonts w:ascii="Helvetica" w:eastAsia="Times New Roman" w:hAnsi="Helvetica" w:cs="Times New Roman"/>
                <w:color w:val="242424"/>
                <w:kern w:val="0"/>
                <w:sz w:val="21"/>
                <w:szCs w:val="21"/>
                <w14:ligatures w14:val="none"/>
              </w:rPr>
              <w:t>Tròng kính Polarized phân cực, không vỡ. Chống tia UV (tia cực tím). Gọng Polycarbonate, form ôm sát khuôn mặt, không kén size mặt.</w:t>
            </w:r>
          </w:p>
          <w:p w14:paraId="35F502F0" w14:textId="77777777" w:rsidR="003D3C38" w:rsidRPr="003D3C38" w:rsidRDefault="003D3C38" w:rsidP="00360364">
            <w:pPr>
              <w:rPr>
                <w:rFonts w:ascii="Helvetica" w:eastAsia="Times New Roman" w:hAnsi="Helvetica" w:cs="Times New Roman"/>
                <w:color w:val="242424"/>
                <w:kern w:val="0"/>
                <w:sz w:val="21"/>
                <w:szCs w:val="21"/>
                <w14:ligatures w14:val="none"/>
              </w:rPr>
            </w:pPr>
            <w:r w:rsidRPr="003D3C38">
              <w:rPr>
                <w:rFonts w:ascii="Helvetica" w:eastAsia="Times New Roman" w:hAnsi="Helvetica" w:cs="Times New Roman"/>
                <w:color w:val="242424"/>
                <w:kern w:val="0"/>
                <w:sz w:val="21"/>
                <w:szCs w:val="21"/>
                <w14:ligatures w14:val="none"/>
              </w:rPr>
              <w:t>Form oval phi công phù hợp mọi lứa tuổi, từ tuổi teen tới trung niên.</w:t>
            </w:r>
          </w:p>
          <w:p w14:paraId="137E8C9A" w14:textId="77777777" w:rsidR="003D3C38" w:rsidRPr="003D3C38" w:rsidRDefault="003D3C38" w:rsidP="00360364">
            <w:pPr>
              <w:rPr>
                <w:rFonts w:ascii="Helvetica" w:eastAsia="Times New Roman" w:hAnsi="Helvetica" w:cs="Times New Roman"/>
                <w:color w:val="242424"/>
                <w:kern w:val="0"/>
                <w:sz w:val="21"/>
                <w:szCs w:val="21"/>
                <w14:ligatures w14:val="none"/>
              </w:rPr>
            </w:pPr>
            <w:r w:rsidRPr="003D3C38">
              <w:rPr>
                <w:rFonts w:ascii="Helvetica" w:eastAsia="Times New Roman" w:hAnsi="Helvetica" w:cs="Times New Roman"/>
                <w:color w:val="242424"/>
                <w:kern w:val="0"/>
                <w:sz w:val="21"/>
                <w:szCs w:val="21"/>
                <w14:ligatures w14:val="none"/>
              </w:rPr>
              <w:t>Mẫu mới nhất, không kén form mặt. Phù hợp khuôn mặt dạng tròn, vuông, trái xoan, dài, trái</w:t>
            </w:r>
          </w:p>
          <w:p w14:paraId="320EA553" w14:textId="77777777" w:rsidR="003D3C38" w:rsidRDefault="003D3C38" w:rsidP="00360364">
            <w:pPr>
              <w:rPr>
                <w:rFonts w:ascii="Helvetica" w:hAnsi="Helvetica"/>
                <w:color w:val="27272A"/>
                <w:sz w:val="30"/>
                <w:szCs w:val="30"/>
              </w:rPr>
            </w:pPr>
          </w:p>
          <w:p w14:paraId="5CDC68FD" w14:textId="77777777" w:rsidR="001D5C59" w:rsidRDefault="001D5C59" w:rsidP="00360364"/>
        </w:tc>
      </w:tr>
      <w:tr w:rsidR="00360364" w14:paraId="5C21F659" w14:textId="77777777" w:rsidTr="001D5C59">
        <w:tc>
          <w:tcPr>
            <w:tcW w:w="4675" w:type="dxa"/>
          </w:tcPr>
          <w:p w14:paraId="651D8084" w14:textId="4521316D" w:rsidR="001D5C59" w:rsidRDefault="003D3C38" w:rsidP="00360364">
            <w:r>
              <w:t>36.</w:t>
            </w:r>
            <w:r w:rsidR="00706D59">
              <w:t xml:space="preserve"> </w:t>
            </w:r>
            <w:r w:rsidR="00706D59">
              <w:t>Ngày và đêm</w:t>
            </w:r>
          </w:p>
          <w:p w14:paraId="3F62166C" w14:textId="7C3B9BE5" w:rsidR="003D3C38" w:rsidRDefault="003D3C38" w:rsidP="00360364">
            <w:r>
              <w:rPr>
                <w:noProof/>
              </w:rPr>
              <w:lastRenderedPageBreak/>
              <w:drawing>
                <wp:inline distT="0" distB="0" distL="0" distR="0" wp14:anchorId="15D89276" wp14:editId="476399AC">
                  <wp:extent cx="2110740" cy="21107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2110740" cy="2110740"/>
                          </a:xfrm>
                          <a:prstGeom prst="rect">
                            <a:avLst/>
                          </a:prstGeom>
                        </pic:spPr>
                      </pic:pic>
                    </a:graphicData>
                  </a:graphic>
                </wp:inline>
              </w:drawing>
            </w:r>
          </w:p>
        </w:tc>
        <w:tc>
          <w:tcPr>
            <w:tcW w:w="4675" w:type="dxa"/>
          </w:tcPr>
          <w:p w14:paraId="2437AF51" w14:textId="67DE1C7E" w:rsidR="003D3C38" w:rsidRDefault="003D3C38" w:rsidP="00D2612B">
            <w:r>
              <w:lastRenderedPageBreak/>
              <w:t>Kính Mát</w:t>
            </w:r>
            <w:r w:rsidR="00026A8A">
              <w:t xml:space="preserve"> Nam</w:t>
            </w:r>
            <w:r>
              <w:t xml:space="preserve"> Đi Ngày Đêm</w:t>
            </w:r>
            <w:r>
              <w:t xml:space="preserve"> </w:t>
            </w:r>
            <w:r>
              <w:t>AK050-Aoron</w:t>
            </w:r>
          </w:p>
          <w:p w14:paraId="27C09017" w14:textId="77777777" w:rsidR="001D5C59" w:rsidRDefault="003D3C38" w:rsidP="00360364">
            <w:r>
              <w:t>Giá: 260,000</w:t>
            </w:r>
          </w:p>
          <w:p w14:paraId="4DBA9ED9" w14:textId="77777777" w:rsidR="003D3C38" w:rsidRDefault="003D3C38" w:rsidP="00360364">
            <w:pPr>
              <w:rPr>
                <w:rStyle w:val="stylesproductattributevaluestyled-sc-1y9nzc6-0"/>
                <w:rFonts w:ascii="Helvetica" w:hAnsi="Helvetica"/>
                <w:color w:val="27272A"/>
                <w:sz w:val="21"/>
                <w:szCs w:val="21"/>
              </w:rPr>
            </w:pPr>
            <w:r>
              <w:rPr>
                <w:rFonts w:ascii="Helvetica" w:hAnsi="Helvetica"/>
                <w:color w:val="808089"/>
                <w:sz w:val="21"/>
                <w:szCs w:val="21"/>
              </w:rPr>
              <w:t>Thương hiệu</w:t>
            </w:r>
            <w:r>
              <w:rPr>
                <w:rFonts w:ascii="Helvetica" w:hAnsi="Helvetica"/>
                <w:color w:val="808089"/>
                <w:sz w:val="21"/>
                <w:szCs w:val="21"/>
              </w:rPr>
              <w:t>:</w:t>
            </w:r>
            <w:r>
              <w:rPr>
                <w:color w:val="808089"/>
              </w:rPr>
              <w:t xml:space="preserve"> </w:t>
            </w:r>
            <w:r>
              <w:rPr>
                <w:rFonts w:ascii="Helvetica" w:hAnsi="Helvetica"/>
                <w:color w:val="808089"/>
                <w:sz w:val="21"/>
                <w:szCs w:val="21"/>
              </w:rPr>
              <w:t xml:space="preserve"> </w:t>
            </w:r>
            <w:r>
              <w:rPr>
                <w:rStyle w:val="stylesproductattributevaluestyled-sc-1y9nzc6-0"/>
                <w:rFonts w:ascii="Helvetica" w:hAnsi="Helvetica"/>
                <w:color w:val="27272A"/>
                <w:sz w:val="21"/>
                <w:szCs w:val="21"/>
              </w:rPr>
              <w:t>AORON</w:t>
            </w:r>
          </w:p>
          <w:p w14:paraId="671F8925"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THÔNG TIN SẢN PHẨM:</w:t>
            </w:r>
          </w:p>
          <w:p w14:paraId="3FDD3E5D"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Chất liệu gọng kính: Hợp kim chống gỉ (PC+Metal)</w:t>
            </w:r>
          </w:p>
          <w:p w14:paraId="25AE3B2C"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Loại mắt kính: Kính phân cực TAC, Kính đổi màu</w:t>
            </w:r>
          </w:p>
          <w:p w14:paraId="2820C21B"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Kiểu dáng kính: Mắt vuông</w:t>
            </w:r>
          </w:p>
          <w:p w14:paraId="0BC3455A" w14:textId="4EF7F76C"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Màu sắc: Nhiều màu</w:t>
            </w:r>
          </w:p>
          <w:p w14:paraId="5D48425E"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Kích thước: chi tiết xem trên ảnh</w:t>
            </w:r>
          </w:p>
          <w:p w14:paraId="38270496"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lastRenderedPageBreak/>
              <w:t>- Trọng lượng: 28gr</w:t>
            </w:r>
          </w:p>
          <w:p w14:paraId="4BE7D2AC"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Kiểu dáng kính: Thời trang</w:t>
            </w:r>
          </w:p>
          <w:p w14:paraId="1789E4B5" w14:textId="19DBC86C" w:rsid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Dành cho: Nam</w:t>
            </w:r>
          </w:p>
          <w:p w14:paraId="5E64BC87"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CHỨC NĂNG:</w:t>
            </w:r>
          </w:p>
          <w:p w14:paraId="59A173FD"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Kính #AORON có mắt kính phân cực (polarized) có các tác dụng:</w:t>
            </w:r>
          </w:p>
          <w:p w14:paraId="21EB8ECC"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Giảm cường độ ánh sáng mặt trời, giúp dịu mát mắt, giúp nhìn mọi bật được rõ và đặc biệt rất rõ đi đeo buổi tối, không bị choáng váng đi đeo kính mắt từ ngoài đường đi vào khoảng tối.</w:t>
            </w:r>
          </w:p>
          <w:p w14:paraId="64D1F270"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Giúp tài xế khi lái xe tầm nhìn rõ nét vì ánh sáng phản chiếu từ mặt đường, cabo. được loại trừ, bởi vậy giảm thiểu tai nạn giao thông - Chơi thể thao ngoài trời: giảm mỏi mắt, tầm nhìn không bị chói, độ tương phản rõ nét, màu sắc tự nhiên</w:t>
            </w:r>
          </w:p>
          <w:p w14:paraId="654E93B8"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Đi tàu thuyền, câu cá, du lịch bãi biển: chống ánh sáng phản chiếu từ mặt biển, mặt sông, nhìn rõ các vật thể hay cá dưới nước</w:t>
            </w:r>
          </w:p>
          <w:p w14:paraId="1285DC4D"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 Đối với những người bị tật khúc xạ, sau khi điều trị giải phẫu Lasik, mắt rất nhạy cảm với ánh sáng, kính polarized là lựa chọn tốt nhất để bảo vệ mắt khi tiếp xúc với môi trường ánh sáng. Gọng kính bằng hợp kim đặc biệt, nhẹ và không bị gỉ sét hay bay màu.</w:t>
            </w:r>
          </w:p>
          <w:p w14:paraId="34614360"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️Mẫu mã thời trang xu hướng hiện đại lịch sự</w:t>
            </w:r>
          </w:p>
          <w:p w14:paraId="126285B5" w14:textId="77777777" w:rsidR="00026A8A" w:rsidRPr="00026A8A" w:rsidRDefault="00026A8A" w:rsidP="00360364">
            <w:pPr>
              <w:rPr>
                <w:rFonts w:ascii="Helvetica" w:eastAsia="Times New Roman" w:hAnsi="Helvetica" w:cs="Times New Roman"/>
                <w:color w:val="242424"/>
                <w:kern w:val="0"/>
                <w:sz w:val="21"/>
                <w:szCs w:val="21"/>
                <w14:ligatures w14:val="none"/>
              </w:rPr>
            </w:pPr>
            <w:r w:rsidRPr="00026A8A">
              <w:rPr>
                <w:rFonts w:ascii="Helvetica" w:eastAsia="Times New Roman" w:hAnsi="Helvetica" w:cs="Times New Roman"/>
                <w:color w:val="242424"/>
                <w:kern w:val="0"/>
                <w:sz w:val="21"/>
                <w:szCs w:val="21"/>
                <w14:ligatures w14:val="none"/>
              </w:rPr>
              <w:t>KHÁCH HÀNG LƯU Ý: SẢN PHẨM CHÍNH HÃNG ĐƯỢC KHẮC CHỮ AORON ĐỂ PHÂN BIỆT- ĐỘC QUYỀN CHỈ CÓ TẠI GIAN HÀNG CHÍNH HÃNG CỦA AORON</w:t>
            </w:r>
          </w:p>
          <w:p w14:paraId="1FA49713" w14:textId="77777777" w:rsidR="00026A8A" w:rsidRPr="00026A8A" w:rsidRDefault="00026A8A" w:rsidP="00360364">
            <w:pPr>
              <w:rPr>
                <w:rFonts w:ascii="Helvetica" w:eastAsia="Times New Roman" w:hAnsi="Helvetica" w:cs="Times New Roman"/>
                <w:color w:val="242424"/>
                <w:kern w:val="0"/>
                <w:sz w:val="21"/>
                <w:szCs w:val="21"/>
                <w14:ligatures w14:val="none"/>
              </w:rPr>
            </w:pPr>
          </w:p>
          <w:p w14:paraId="310306A0" w14:textId="041C5377" w:rsidR="00026A8A" w:rsidRDefault="00026A8A" w:rsidP="00360364"/>
        </w:tc>
      </w:tr>
      <w:tr w:rsidR="00360364" w14:paraId="67C0ADFE" w14:textId="77777777" w:rsidTr="001D5C59">
        <w:tc>
          <w:tcPr>
            <w:tcW w:w="4675" w:type="dxa"/>
          </w:tcPr>
          <w:p w14:paraId="61406E60" w14:textId="2058AD16" w:rsidR="001D5C59" w:rsidRDefault="00026A8A" w:rsidP="00360364">
            <w:r>
              <w:lastRenderedPageBreak/>
              <w:t>37.</w:t>
            </w:r>
            <w:r w:rsidR="00706D59">
              <w:t xml:space="preserve"> </w:t>
            </w:r>
            <w:r w:rsidR="00706D59">
              <w:t>Ngày và đêm</w:t>
            </w:r>
          </w:p>
          <w:p w14:paraId="5EEFC0C3" w14:textId="77777777" w:rsidR="00026A8A" w:rsidRDefault="00026A8A" w:rsidP="00360364">
            <w:r>
              <w:t>Gọng xám, Mắt xanh rêu</w:t>
            </w:r>
          </w:p>
          <w:p w14:paraId="11CD45F4" w14:textId="77777777" w:rsidR="00026A8A" w:rsidRDefault="00026A8A" w:rsidP="00360364">
            <w:r>
              <w:rPr>
                <w:noProof/>
              </w:rPr>
              <w:drawing>
                <wp:inline distT="0" distB="0" distL="0" distR="0" wp14:anchorId="5232CBAC" wp14:editId="73530812">
                  <wp:extent cx="181356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1813560" cy="1813560"/>
                          </a:xfrm>
                          <a:prstGeom prst="rect">
                            <a:avLst/>
                          </a:prstGeom>
                        </pic:spPr>
                      </pic:pic>
                    </a:graphicData>
                  </a:graphic>
                </wp:inline>
              </w:drawing>
            </w:r>
          </w:p>
          <w:p w14:paraId="6AA09B1A" w14:textId="77777777" w:rsidR="00026A8A" w:rsidRDefault="00026A8A" w:rsidP="00360364">
            <w:r>
              <w:t>Gọng xám, Mắt xanh dương</w:t>
            </w:r>
          </w:p>
          <w:p w14:paraId="10369E28" w14:textId="77777777" w:rsidR="00026A8A" w:rsidRDefault="00026A8A" w:rsidP="00360364">
            <w:r>
              <w:rPr>
                <w:noProof/>
              </w:rPr>
              <w:lastRenderedPageBreak/>
              <w:drawing>
                <wp:inline distT="0" distB="0" distL="0" distR="0" wp14:anchorId="2D307018" wp14:editId="7FEEED87">
                  <wp:extent cx="1905000" cy="1905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3C0A0DE" w14:textId="77777777" w:rsidR="00026A8A" w:rsidRDefault="00026A8A" w:rsidP="00360364">
            <w:r>
              <w:t>Gọng xám, Mắt vàng</w:t>
            </w:r>
          </w:p>
          <w:p w14:paraId="1DF4A673" w14:textId="410775A7" w:rsidR="00026A8A" w:rsidRDefault="00026A8A" w:rsidP="00360364">
            <w:r>
              <w:rPr>
                <w:noProof/>
              </w:rPr>
              <w:drawing>
                <wp:inline distT="0" distB="0" distL="0" distR="0" wp14:anchorId="56396028" wp14:editId="09C0EFB1">
                  <wp:extent cx="1676400" cy="1676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tc>
        <w:tc>
          <w:tcPr>
            <w:tcW w:w="4675" w:type="dxa"/>
          </w:tcPr>
          <w:p w14:paraId="0060B65C" w14:textId="77777777" w:rsidR="00026A8A" w:rsidRDefault="00026A8A" w:rsidP="00D2612B">
            <w:r>
              <w:lastRenderedPageBreak/>
              <w:t>Kính Mát Nam Nữ</w:t>
            </w:r>
            <w:r>
              <w:t xml:space="preserve"> Đi Ngày Và Đêm </w:t>
            </w:r>
            <w:r>
              <w:t>Magie AK010 - AORON</w:t>
            </w:r>
          </w:p>
          <w:p w14:paraId="560AD637" w14:textId="7B07F711" w:rsidR="00026A8A" w:rsidRDefault="00950266" w:rsidP="00D2612B">
            <w:r>
              <w:t>Giá: 220,000</w:t>
            </w:r>
          </w:p>
          <w:p w14:paraId="7B9E3072" w14:textId="6AFC640B" w:rsidR="00950266" w:rsidRDefault="00950266" w:rsidP="00D2612B">
            <w:r>
              <w:t>Thương hiêu: AORON</w:t>
            </w:r>
          </w:p>
          <w:p w14:paraId="48100254" w14:textId="77777777" w:rsidR="00950266" w:rsidRDefault="00950266" w:rsidP="00D2612B">
            <w:pPr>
              <w:rPr>
                <w:color w:val="242424"/>
                <w:sz w:val="21"/>
                <w:szCs w:val="21"/>
              </w:rPr>
            </w:pPr>
            <w:r>
              <w:rPr>
                <w:color w:val="242424"/>
                <w:sz w:val="21"/>
                <w:szCs w:val="21"/>
              </w:rPr>
              <w:t>MÔ TẢ SẢN PHẨM</w:t>
            </w:r>
          </w:p>
          <w:p w14:paraId="29361FCB" w14:textId="77777777" w:rsidR="00950266" w:rsidRDefault="00950266" w:rsidP="00D2612B">
            <w:pPr>
              <w:rPr>
                <w:color w:val="242424"/>
                <w:sz w:val="21"/>
                <w:szCs w:val="21"/>
              </w:rPr>
            </w:pPr>
            <w:r>
              <w:rPr>
                <w:color w:val="242424"/>
                <w:sz w:val="21"/>
                <w:szCs w:val="21"/>
              </w:rPr>
              <w:t>- Thương hiệu: AORON chính hãng</w:t>
            </w:r>
          </w:p>
          <w:p w14:paraId="1C6E68F8" w14:textId="77777777" w:rsidR="00950266" w:rsidRDefault="00950266" w:rsidP="00D2612B">
            <w:pPr>
              <w:rPr>
                <w:color w:val="242424"/>
                <w:sz w:val="21"/>
                <w:szCs w:val="21"/>
              </w:rPr>
            </w:pPr>
            <w:r>
              <w:rPr>
                <w:color w:val="242424"/>
                <w:sz w:val="21"/>
                <w:szCs w:val="21"/>
              </w:rPr>
              <w:t>- Kiểu dáng kính: mắt tròn</w:t>
            </w:r>
          </w:p>
          <w:p w14:paraId="52BDAABD" w14:textId="77777777" w:rsidR="00950266" w:rsidRDefault="00950266" w:rsidP="00D2612B">
            <w:pPr>
              <w:rPr>
                <w:color w:val="242424"/>
                <w:sz w:val="21"/>
                <w:szCs w:val="21"/>
              </w:rPr>
            </w:pPr>
            <w:r>
              <w:rPr>
                <w:color w:val="242424"/>
                <w:sz w:val="21"/>
                <w:szCs w:val="21"/>
              </w:rPr>
              <w:t>- Dành cho: Nam và nữ</w:t>
            </w:r>
          </w:p>
          <w:p w14:paraId="514BFAC9" w14:textId="77777777" w:rsidR="00950266" w:rsidRDefault="00950266" w:rsidP="00D2612B">
            <w:pPr>
              <w:rPr>
                <w:color w:val="242424"/>
                <w:sz w:val="21"/>
                <w:szCs w:val="21"/>
              </w:rPr>
            </w:pPr>
            <w:r>
              <w:rPr>
                <w:color w:val="242424"/>
                <w:sz w:val="21"/>
                <w:szCs w:val="21"/>
              </w:rPr>
              <w:t>- Kích thước: 60-16-150mm</w:t>
            </w:r>
          </w:p>
          <w:p w14:paraId="6AE0E0F6" w14:textId="77777777" w:rsidR="00950266" w:rsidRDefault="00950266" w:rsidP="00D2612B">
            <w:pPr>
              <w:rPr>
                <w:color w:val="242424"/>
                <w:sz w:val="21"/>
                <w:szCs w:val="21"/>
              </w:rPr>
            </w:pPr>
            <w:r>
              <w:rPr>
                <w:color w:val="242424"/>
                <w:sz w:val="21"/>
                <w:szCs w:val="21"/>
              </w:rPr>
              <w:t>️TÍNH NĂNG</w:t>
            </w:r>
          </w:p>
          <w:p w14:paraId="50232571" w14:textId="77777777" w:rsidR="00950266" w:rsidRDefault="00950266" w:rsidP="00D2612B">
            <w:pPr>
              <w:rPr>
                <w:color w:val="242424"/>
                <w:sz w:val="21"/>
                <w:szCs w:val="21"/>
              </w:rPr>
            </w:pPr>
            <w:r>
              <w:rPr>
                <w:color w:val="242424"/>
                <w:sz w:val="21"/>
                <w:szCs w:val="21"/>
              </w:rPr>
              <w:t>️ Giảm cường độ ánh sáng mặt trời, giúp dịu mát mắt, giúp nhìn mọi bật được rõ và đặc biệt rất rõ đi đeo buổi tối, không bị choáng váng đi đeo kính mắt từ ngoài đường đi vào khoảng tối.</w:t>
            </w:r>
          </w:p>
          <w:p w14:paraId="6F60456D" w14:textId="77777777" w:rsidR="00950266" w:rsidRDefault="00950266" w:rsidP="00D2612B">
            <w:pPr>
              <w:rPr>
                <w:color w:val="242424"/>
                <w:sz w:val="21"/>
                <w:szCs w:val="21"/>
              </w:rPr>
            </w:pPr>
            <w:r>
              <w:rPr>
                <w:color w:val="242424"/>
                <w:sz w:val="21"/>
                <w:szCs w:val="21"/>
              </w:rPr>
              <w:t>️ Giúp tài xế khi lái xe tầm nhìn rõ nét vì ánh sáng phản chiếu từ mặt đường, cabo. được loại trừ, bởi vậy giảm thiểu tai nạn giao thông</w:t>
            </w:r>
          </w:p>
          <w:p w14:paraId="5B545D95" w14:textId="77777777" w:rsidR="00950266" w:rsidRDefault="00950266" w:rsidP="00D2612B">
            <w:pPr>
              <w:rPr>
                <w:color w:val="242424"/>
                <w:sz w:val="21"/>
                <w:szCs w:val="21"/>
              </w:rPr>
            </w:pPr>
            <w:r>
              <w:rPr>
                <w:color w:val="242424"/>
                <w:sz w:val="21"/>
                <w:szCs w:val="21"/>
              </w:rPr>
              <w:t>️ Đi tàu thuyền, câu cá, du lịch bãi biển: chống ánh sáng phản chiếu từ mặt biển, mặt sông, nhìn rõ các vật thể hay cá dưới nước</w:t>
            </w:r>
          </w:p>
          <w:p w14:paraId="4E97080D" w14:textId="77777777" w:rsidR="00950266" w:rsidRDefault="00950266" w:rsidP="00D2612B">
            <w:pPr>
              <w:rPr>
                <w:color w:val="242424"/>
                <w:sz w:val="21"/>
                <w:szCs w:val="21"/>
              </w:rPr>
            </w:pPr>
            <w:r>
              <w:rPr>
                <w:color w:val="242424"/>
                <w:sz w:val="21"/>
                <w:szCs w:val="21"/>
              </w:rPr>
              <w:lastRenderedPageBreak/>
              <w:t>️ Đối với những người bị tật khúc xạ, sau khi điều trị giải phẫu Lasik, mắt rất nhạy cảm với ánh sáng, kính polarized là lựa chọn tốt nhất để bảo vệ mắt khi tiếp xúc với môi trường ánh sáng.</w:t>
            </w:r>
          </w:p>
          <w:p w14:paraId="131CBC48" w14:textId="77777777" w:rsidR="00950266" w:rsidRDefault="00950266" w:rsidP="00D2612B">
            <w:pPr>
              <w:rPr>
                <w:color w:val="242424"/>
                <w:sz w:val="21"/>
                <w:szCs w:val="21"/>
              </w:rPr>
            </w:pPr>
            <w:r>
              <w:rPr>
                <w:color w:val="242424"/>
                <w:sz w:val="21"/>
                <w:szCs w:val="21"/>
              </w:rPr>
              <w:t>️ Mẫu mã phù hợp với mọi hình dáng khuôn mặt, mắt kính thời trang phù hợp cho cả nam và nữ</w:t>
            </w:r>
          </w:p>
          <w:p w14:paraId="6F96F075" w14:textId="77777777" w:rsidR="00950266" w:rsidRDefault="00950266" w:rsidP="00D2612B"/>
          <w:p w14:paraId="4DA255C1" w14:textId="77777777" w:rsidR="001D5C59" w:rsidRDefault="001D5C59" w:rsidP="00D2612B"/>
        </w:tc>
      </w:tr>
      <w:tr w:rsidR="00360364" w14:paraId="2080916E" w14:textId="77777777" w:rsidTr="001D5C59">
        <w:tc>
          <w:tcPr>
            <w:tcW w:w="4675" w:type="dxa"/>
          </w:tcPr>
          <w:p w14:paraId="2D13C0C5" w14:textId="436E5F3E" w:rsidR="001D5C59" w:rsidRDefault="00950266" w:rsidP="00360364">
            <w:r>
              <w:lastRenderedPageBreak/>
              <w:t>38.</w:t>
            </w:r>
            <w:r w:rsidR="00706D59">
              <w:t xml:space="preserve"> </w:t>
            </w:r>
            <w:r w:rsidR="00706D59">
              <w:t>Ngày và đêm</w:t>
            </w:r>
          </w:p>
          <w:p w14:paraId="65DFE427" w14:textId="7986F0DC" w:rsidR="00950266" w:rsidRDefault="00950266" w:rsidP="00360364">
            <w:r>
              <w:rPr>
                <w:noProof/>
              </w:rPr>
              <w:drawing>
                <wp:inline distT="0" distB="0" distL="0" distR="0" wp14:anchorId="48D32401" wp14:editId="5DE470F2">
                  <wp:extent cx="1714500" cy="171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tc>
        <w:tc>
          <w:tcPr>
            <w:tcW w:w="4675" w:type="dxa"/>
          </w:tcPr>
          <w:p w14:paraId="3055D182" w14:textId="77777777" w:rsidR="00950266" w:rsidRDefault="00950266" w:rsidP="00D2612B">
            <w:r>
              <w:t>Mắt kính mát nam đổi màu đi ngày đêm 7K570DM</w:t>
            </w:r>
          </w:p>
          <w:p w14:paraId="1C6329AE" w14:textId="77777777" w:rsidR="001D5C59" w:rsidRDefault="00950266" w:rsidP="00360364">
            <w:r>
              <w:t>Giá: 279,000</w:t>
            </w:r>
          </w:p>
          <w:p w14:paraId="7284B68B" w14:textId="77777777" w:rsidR="00950266" w:rsidRDefault="00950266" w:rsidP="00360364">
            <w:r>
              <w:t>Thương hiệu: 7k</w:t>
            </w:r>
          </w:p>
          <w:p w14:paraId="7312DEB5" w14:textId="77777777" w:rsidR="00950266" w:rsidRPr="00950266" w:rsidRDefault="00950266" w:rsidP="00360364">
            <w:pPr>
              <w:rPr>
                <w:rFonts w:ascii="Helvetica" w:eastAsia="Times New Roman" w:hAnsi="Helvetica" w:cs="Times New Roman"/>
                <w:color w:val="242424"/>
                <w:kern w:val="0"/>
                <w:sz w:val="21"/>
                <w:szCs w:val="21"/>
                <w14:ligatures w14:val="none"/>
              </w:rPr>
            </w:pPr>
            <w:r w:rsidRPr="00950266">
              <w:rPr>
                <w:rFonts w:ascii="Helvetica" w:eastAsia="Times New Roman" w:hAnsi="Helvetica" w:cs="Times New Roman"/>
                <w:color w:val="242424"/>
                <w:kern w:val="0"/>
                <w:sz w:val="21"/>
                <w:szCs w:val="21"/>
                <w14:ligatures w14:val="none"/>
              </w:rPr>
              <w:t>Tặng kèm bộ hộp đựng kính và khăn lau kính.</w:t>
            </w:r>
          </w:p>
          <w:p w14:paraId="35F6C3EF" w14:textId="77777777" w:rsidR="00950266" w:rsidRPr="00950266" w:rsidRDefault="00950266" w:rsidP="00360364">
            <w:pPr>
              <w:rPr>
                <w:rFonts w:ascii="Helvetica" w:eastAsia="Times New Roman" w:hAnsi="Helvetica" w:cs="Times New Roman"/>
                <w:color w:val="242424"/>
                <w:kern w:val="0"/>
                <w:sz w:val="21"/>
                <w:szCs w:val="21"/>
                <w14:ligatures w14:val="none"/>
              </w:rPr>
            </w:pPr>
            <w:r w:rsidRPr="00950266">
              <w:rPr>
                <w:rFonts w:ascii="Helvetica" w:eastAsia="Times New Roman" w:hAnsi="Helvetica" w:cs="Times New Roman"/>
                <w:color w:val="242424"/>
                <w:kern w:val="0"/>
                <w:sz w:val="21"/>
                <w:szCs w:val="21"/>
                <w14:ligatures w14:val="none"/>
              </w:rPr>
              <w:t>Mắt kính râm đổi màu nam nữ 7K570DM, tròng Polarized không màu, phân cực, chống tia UV, gọng kim loại không gỉ ôm sát khuôn mặt</w:t>
            </w:r>
          </w:p>
          <w:p w14:paraId="56C77D2B" w14:textId="77777777" w:rsidR="00950266" w:rsidRPr="00950266" w:rsidRDefault="00950266" w:rsidP="00360364">
            <w:pPr>
              <w:rPr>
                <w:rFonts w:ascii="Helvetica" w:eastAsia="Times New Roman" w:hAnsi="Helvetica" w:cs="Times New Roman"/>
                <w:color w:val="242424"/>
                <w:kern w:val="0"/>
                <w:sz w:val="21"/>
                <w:szCs w:val="21"/>
                <w14:ligatures w14:val="none"/>
              </w:rPr>
            </w:pPr>
            <w:r w:rsidRPr="00950266">
              <w:rPr>
                <w:rFonts w:ascii="Helvetica" w:eastAsia="Times New Roman" w:hAnsi="Helvetica" w:cs="Times New Roman"/>
                <w:color w:val="242424"/>
                <w:kern w:val="0"/>
                <w:sz w:val="21"/>
                <w:szCs w:val="21"/>
                <w14:ligatures w14:val="none"/>
              </w:rPr>
              <w:t>Kính dùng cả ngày và đêm, dùng cho đi du lịch, dã ngoại, đi làm đều phù hợp.</w:t>
            </w:r>
          </w:p>
          <w:p w14:paraId="3E19B031" w14:textId="77777777" w:rsidR="00950266" w:rsidRPr="00950266" w:rsidRDefault="00950266" w:rsidP="00360364">
            <w:pPr>
              <w:rPr>
                <w:rFonts w:ascii="Helvetica" w:eastAsia="Times New Roman" w:hAnsi="Helvetica" w:cs="Times New Roman"/>
                <w:color w:val="242424"/>
                <w:kern w:val="0"/>
                <w:sz w:val="21"/>
                <w:szCs w:val="21"/>
                <w14:ligatures w14:val="none"/>
              </w:rPr>
            </w:pPr>
            <w:r w:rsidRPr="00950266">
              <w:rPr>
                <w:rFonts w:ascii="Helvetica" w:eastAsia="Times New Roman" w:hAnsi="Helvetica" w:cs="Times New Roman"/>
                <w:color w:val="242424"/>
                <w:kern w:val="0"/>
                <w:sz w:val="21"/>
                <w:szCs w:val="21"/>
                <w14:ligatures w14:val="none"/>
              </w:rPr>
              <w:t>Tròng kính Polarized phân cực, không vỡ. Chống tia UV (tia cực tím). Gọng Polycarbonate, form ôm sát khuôn mặt, không kén size mặt.</w:t>
            </w:r>
          </w:p>
          <w:p w14:paraId="7A890BE8" w14:textId="77777777" w:rsidR="00950266" w:rsidRPr="00950266" w:rsidRDefault="00950266" w:rsidP="00360364">
            <w:pPr>
              <w:rPr>
                <w:rFonts w:ascii="Helvetica" w:eastAsia="Times New Roman" w:hAnsi="Helvetica" w:cs="Times New Roman"/>
                <w:color w:val="242424"/>
                <w:kern w:val="0"/>
                <w:sz w:val="21"/>
                <w:szCs w:val="21"/>
                <w14:ligatures w14:val="none"/>
              </w:rPr>
            </w:pPr>
            <w:r w:rsidRPr="00950266">
              <w:rPr>
                <w:rFonts w:ascii="Helvetica" w:eastAsia="Times New Roman" w:hAnsi="Helvetica" w:cs="Times New Roman"/>
                <w:color w:val="242424"/>
                <w:kern w:val="0"/>
                <w:sz w:val="21"/>
                <w:szCs w:val="21"/>
                <w14:ligatures w14:val="none"/>
              </w:rPr>
              <w:t>Form oval phi công phù hợp mọi lứa tuổi, từ tuổi teen tới trung niên.</w:t>
            </w:r>
          </w:p>
          <w:p w14:paraId="769AC7C0" w14:textId="77777777" w:rsidR="00950266" w:rsidRPr="00950266" w:rsidRDefault="00950266" w:rsidP="00360364">
            <w:pPr>
              <w:rPr>
                <w:rFonts w:ascii="Helvetica" w:eastAsia="Times New Roman" w:hAnsi="Helvetica" w:cs="Times New Roman"/>
                <w:color w:val="242424"/>
                <w:kern w:val="0"/>
                <w:sz w:val="21"/>
                <w:szCs w:val="21"/>
                <w14:ligatures w14:val="none"/>
              </w:rPr>
            </w:pPr>
            <w:r w:rsidRPr="00950266">
              <w:rPr>
                <w:rFonts w:ascii="Helvetica" w:eastAsia="Times New Roman" w:hAnsi="Helvetica" w:cs="Times New Roman"/>
                <w:color w:val="242424"/>
                <w:kern w:val="0"/>
                <w:sz w:val="21"/>
                <w:szCs w:val="21"/>
                <w14:ligatures w14:val="none"/>
              </w:rPr>
              <w:t>Mẫu mới nhất, không kén form mặt. Phù hợp khuôn mặt dạng tròn, vuông, trái xoan, dài, trái</w:t>
            </w:r>
          </w:p>
          <w:p w14:paraId="5940A82C" w14:textId="2DD8D589" w:rsidR="00950266" w:rsidRDefault="00950266" w:rsidP="00360364"/>
        </w:tc>
      </w:tr>
      <w:tr w:rsidR="00360364" w14:paraId="33AC2498" w14:textId="77777777" w:rsidTr="001D5C59">
        <w:tc>
          <w:tcPr>
            <w:tcW w:w="4675" w:type="dxa"/>
          </w:tcPr>
          <w:p w14:paraId="07D5F999" w14:textId="0C9F5190" w:rsidR="001D5C59" w:rsidRDefault="00950266" w:rsidP="00360364">
            <w:r>
              <w:t>39.</w:t>
            </w:r>
            <w:r w:rsidR="00706D59">
              <w:t xml:space="preserve"> </w:t>
            </w:r>
            <w:r w:rsidR="00706D59">
              <w:t>Ngày và đêm</w:t>
            </w:r>
          </w:p>
          <w:p w14:paraId="7F57DC95" w14:textId="278291B6" w:rsidR="00950266" w:rsidRDefault="00950266" w:rsidP="00360364">
            <w:r>
              <w:rPr>
                <w:noProof/>
              </w:rPr>
              <w:lastRenderedPageBreak/>
              <w:drawing>
                <wp:inline distT="0" distB="0" distL="0" distR="0" wp14:anchorId="571CABD6" wp14:editId="0BDBDE00">
                  <wp:extent cx="2057400" cy="205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tc>
        <w:tc>
          <w:tcPr>
            <w:tcW w:w="4675" w:type="dxa"/>
          </w:tcPr>
          <w:p w14:paraId="62049FB1" w14:textId="5FB687DB" w:rsidR="00950266" w:rsidRDefault="00950266" w:rsidP="00D2612B">
            <w:r>
              <w:lastRenderedPageBreak/>
              <w:t>Mắt kính mát nam đổi màu gấp gọn, đi ngày đêm DKYRBGV</w:t>
            </w:r>
          </w:p>
          <w:p w14:paraId="7886D56A" w14:textId="2303FB21" w:rsidR="00262E18" w:rsidRDefault="00262E18" w:rsidP="00D2612B">
            <w:r>
              <w:t>Giá: 279,000</w:t>
            </w:r>
          </w:p>
          <w:p w14:paraId="6AC5F594" w14:textId="1BDF0489" w:rsidR="00262E18" w:rsidRDefault="00262E18" w:rsidP="00D2612B">
            <w:r>
              <w:t>Thương hiệu: DKY</w:t>
            </w:r>
          </w:p>
          <w:p w14:paraId="55BDB0E5" w14:textId="77777777" w:rsidR="00262E18" w:rsidRDefault="00262E18" w:rsidP="00360364">
            <w:pPr>
              <w:rPr>
                <w:rFonts w:ascii="Helvetica" w:hAnsi="Helvetica"/>
                <w:color w:val="27272A"/>
                <w:sz w:val="30"/>
                <w:szCs w:val="30"/>
              </w:rPr>
            </w:pPr>
          </w:p>
          <w:p w14:paraId="68B64619" w14:textId="77777777" w:rsidR="001D5C59" w:rsidRDefault="001D5C59" w:rsidP="00360364"/>
        </w:tc>
      </w:tr>
      <w:tr w:rsidR="00360364" w14:paraId="1C81CE95" w14:textId="77777777" w:rsidTr="001D5C59">
        <w:tc>
          <w:tcPr>
            <w:tcW w:w="4675" w:type="dxa"/>
          </w:tcPr>
          <w:p w14:paraId="5F453645" w14:textId="29C97276" w:rsidR="001D5C59" w:rsidRDefault="00262E18" w:rsidP="00360364">
            <w:r>
              <w:lastRenderedPageBreak/>
              <w:t>40.</w:t>
            </w:r>
            <w:r w:rsidR="00706D59">
              <w:t xml:space="preserve"> Đổi màu</w:t>
            </w:r>
          </w:p>
          <w:p w14:paraId="3038F0AF" w14:textId="62C1E16F" w:rsidR="00706D59" w:rsidRDefault="00706D59" w:rsidP="00360364">
            <w:r>
              <w:t>C5 đổi màu khói</w:t>
            </w:r>
          </w:p>
          <w:p w14:paraId="5B1CA20A" w14:textId="42F24035" w:rsidR="00706D59" w:rsidRDefault="00706D59" w:rsidP="00360364">
            <w:r>
              <w:rPr>
                <w:noProof/>
              </w:rPr>
              <w:drawing>
                <wp:inline distT="0" distB="0" distL="0" distR="0" wp14:anchorId="68DFB82F" wp14:editId="5E6D7FB7">
                  <wp:extent cx="1816100" cy="1816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6100" cy="1816100"/>
                          </a:xfrm>
                          <a:prstGeom prst="rect">
                            <a:avLst/>
                          </a:prstGeom>
                        </pic:spPr>
                      </pic:pic>
                    </a:graphicData>
                  </a:graphic>
                </wp:inline>
              </w:drawing>
            </w:r>
          </w:p>
          <w:p w14:paraId="629605C5" w14:textId="37565C69" w:rsidR="00706D59" w:rsidRDefault="00706D59" w:rsidP="00360364">
            <w:r>
              <w:t>C4 Vàng</w:t>
            </w:r>
          </w:p>
          <w:p w14:paraId="072407B8" w14:textId="77777777" w:rsidR="00706D59" w:rsidRDefault="00706D59" w:rsidP="00360364"/>
          <w:p w14:paraId="6E04AA31" w14:textId="619E5C6F" w:rsidR="00262E18" w:rsidRDefault="00706D59" w:rsidP="00360364">
            <w:r>
              <w:rPr>
                <w:noProof/>
              </w:rPr>
              <w:drawing>
                <wp:inline distT="0" distB="0" distL="0" distR="0" wp14:anchorId="134CE817" wp14:editId="0A95A546">
                  <wp:extent cx="2006600" cy="2006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06600" cy="2006600"/>
                          </a:xfrm>
                          <a:prstGeom prst="rect">
                            <a:avLst/>
                          </a:prstGeom>
                        </pic:spPr>
                      </pic:pic>
                    </a:graphicData>
                  </a:graphic>
                </wp:inline>
              </w:drawing>
            </w:r>
          </w:p>
        </w:tc>
        <w:tc>
          <w:tcPr>
            <w:tcW w:w="4675" w:type="dxa"/>
          </w:tcPr>
          <w:p w14:paraId="6587292D" w14:textId="2467E113" w:rsidR="00706D59" w:rsidRDefault="00706D59" w:rsidP="00360364">
            <w:pPr>
              <w:rPr>
                <w:rFonts w:ascii="Segoe UI" w:hAnsi="Segoe UI" w:cs="Segoe UI"/>
                <w:color w:val="212529"/>
                <w:sz w:val="30"/>
                <w:szCs w:val="30"/>
              </w:rPr>
            </w:pPr>
            <w:r>
              <w:rPr>
                <w:rFonts w:ascii="Segoe UI" w:hAnsi="Segoe UI" w:cs="Segoe UI"/>
                <w:color w:val="212529"/>
                <w:sz w:val="30"/>
                <w:szCs w:val="30"/>
              </w:rPr>
              <w:t>Kính Mát Phân Cực Đổi Màu Lapola A559</w:t>
            </w:r>
          </w:p>
          <w:p w14:paraId="40325EFF" w14:textId="58C7E8E1" w:rsidR="00706D59" w:rsidRDefault="00706D59" w:rsidP="00D2612B">
            <w:r>
              <w:t>Giá: 600,000</w:t>
            </w:r>
          </w:p>
          <w:p w14:paraId="083DEF4F" w14:textId="1AE384E7" w:rsidR="00706D59" w:rsidRDefault="00706D59" w:rsidP="00D2612B">
            <w:r>
              <w:t>Thương hiệu: Lapola</w:t>
            </w:r>
          </w:p>
          <w:p w14:paraId="49E8EF33" w14:textId="77777777" w:rsidR="00706D59" w:rsidRPr="00706D59" w:rsidRDefault="00706D59" w:rsidP="00360364">
            <w:pPr>
              <w:rPr>
                <w:rFonts w:ascii="Segoe UI" w:eastAsia="Times New Roman" w:hAnsi="Segoe UI" w:cs="Segoe UI"/>
                <w:color w:val="212529"/>
                <w:kern w:val="0"/>
                <w:sz w:val="23"/>
                <w:szCs w:val="23"/>
                <w14:ligatures w14:val="none"/>
              </w:rPr>
            </w:pPr>
            <w:r w:rsidRPr="00706D59">
              <w:rPr>
                <w:rFonts w:ascii="Segoe UI" w:eastAsia="Times New Roman" w:hAnsi="Segoe UI" w:cs="Segoe UI"/>
                <w:color w:val="212529"/>
                <w:kern w:val="0"/>
                <w:sz w:val="24"/>
                <w:szCs w:val="24"/>
                <w14:ligatures w14:val="none"/>
              </w:rPr>
              <w:t>Thương hiệu: No brand.</w:t>
            </w:r>
          </w:p>
          <w:p w14:paraId="082D65C0" w14:textId="77777777" w:rsidR="00706D59" w:rsidRPr="00706D59" w:rsidRDefault="00706D59" w:rsidP="00360364">
            <w:pPr>
              <w:rPr>
                <w:rFonts w:ascii="Segoe UI" w:eastAsia="Times New Roman" w:hAnsi="Segoe UI" w:cs="Segoe UI"/>
                <w:color w:val="212529"/>
                <w:kern w:val="0"/>
                <w:sz w:val="23"/>
                <w:szCs w:val="23"/>
                <w14:ligatures w14:val="none"/>
              </w:rPr>
            </w:pPr>
            <w:r w:rsidRPr="00706D59">
              <w:rPr>
                <w:rFonts w:ascii="Segoe UI" w:eastAsia="Times New Roman" w:hAnsi="Segoe UI" w:cs="Segoe UI"/>
                <w:color w:val="212529"/>
                <w:kern w:val="0"/>
                <w:sz w:val="24"/>
                <w:szCs w:val="24"/>
                <w14:ligatures w14:val="none"/>
              </w:rPr>
              <w:t>Mã sản phẩm: A559.</w:t>
            </w:r>
          </w:p>
          <w:p w14:paraId="50A531A5" w14:textId="77777777" w:rsidR="00706D59" w:rsidRPr="00706D59" w:rsidRDefault="00706D59" w:rsidP="00360364">
            <w:pPr>
              <w:rPr>
                <w:rFonts w:ascii="Segoe UI" w:eastAsia="Times New Roman" w:hAnsi="Segoe UI" w:cs="Segoe UI"/>
                <w:color w:val="212529"/>
                <w:kern w:val="0"/>
                <w:sz w:val="23"/>
                <w:szCs w:val="23"/>
                <w14:ligatures w14:val="none"/>
              </w:rPr>
            </w:pPr>
            <w:r w:rsidRPr="00706D59">
              <w:rPr>
                <w:rFonts w:ascii="Segoe UI" w:eastAsia="Times New Roman" w:hAnsi="Segoe UI" w:cs="Segoe UI"/>
                <w:color w:val="212529"/>
                <w:kern w:val="0"/>
                <w:sz w:val="24"/>
                <w:szCs w:val="24"/>
                <w14:ligatures w14:val="none"/>
              </w:rPr>
              <w:t>Chất liệu: Hợp Kim.</w:t>
            </w:r>
          </w:p>
          <w:p w14:paraId="6C6E57F0" w14:textId="77777777" w:rsidR="00706D59" w:rsidRPr="00706D59" w:rsidRDefault="00706D59" w:rsidP="00360364">
            <w:pPr>
              <w:rPr>
                <w:rFonts w:ascii="Segoe UI" w:eastAsia="Times New Roman" w:hAnsi="Segoe UI" w:cs="Segoe UI"/>
                <w:color w:val="212529"/>
                <w:kern w:val="0"/>
                <w:sz w:val="23"/>
                <w:szCs w:val="23"/>
                <w14:ligatures w14:val="none"/>
              </w:rPr>
            </w:pPr>
            <w:r w:rsidRPr="00706D59">
              <w:rPr>
                <w:rFonts w:ascii="Segoe UI" w:eastAsia="Times New Roman" w:hAnsi="Segoe UI" w:cs="Segoe UI"/>
                <w:color w:val="212529"/>
                <w:kern w:val="0"/>
                <w:sz w:val="24"/>
                <w:szCs w:val="24"/>
                <w14:ligatures w14:val="none"/>
              </w:rPr>
              <w:t>Xuất xứ: Trung Quốc.</w:t>
            </w:r>
          </w:p>
          <w:p w14:paraId="60307996" w14:textId="77777777" w:rsidR="00706D59" w:rsidRPr="00706D59" w:rsidRDefault="00706D59" w:rsidP="00360364">
            <w:pPr>
              <w:rPr>
                <w:rFonts w:ascii="Segoe UI" w:eastAsia="Times New Roman" w:hAnsi="Segoe UI" w:cs="Segoe UI"/>
                <w:color w:val="212529"/>
                <w:kern w:val="0"/>
                <w:sz w:val="23"/>
                <w:szCs w:val="23"/>
                <w14:ligatures w14:val="none"/>
              </w:rPr>
            </w:pPr>
            <w:r w:rsidRPr="00706D59">
              <w:rPr>
                <w:rFonts w:ascii="Segoe UI" w:eastAsia="Times New Roman" w:hAnsi="Segoe UI" w:cs="Segoe UI"/>
                <w:color w:val="212529"/>
                <w:kern w:val="0"/>
                <w:sz w:val="24"/>
                <w:szCs w:val="24"/>
                <w14:ligatures w14:val="none"/>
              </w:rPr>
              <w:t>Tính năng: Chống tia UV400, chống hấp hơi, chống trầy, phân cực (chống chói).</w:t>
            </w:r>
          </w:p>
          <w:p w14:paraId="3EB562CF" w14:textId="77777777" w:rsidR="00706D59" w:rsidRPr="00706D59" w:rsidRDefault="00706D59" w:rsidP="00360364">
            <w:pPr>
              <w:rPr>
                <w:rFonts w:ascii="Segoe UI" w:eastAsia="Times New Roman" w:hAnsi="Segoe UI" w:cs="Segoe UI"/>
                <w:color w:val="212529"/>
                <w:kern w:val="0"/>
                <w:sz w:val="23"/>
                <w:szCs w:val="23"/>
                <w14:ligatures w14:val="none"/>
              </w:rPr>
            </w:pPr>
            <w:r w:rsidRPr="00706D59">
              <w:rPr>
                <w:rFonts w:ascii="Segoe UI" w:eastAsia="Times New Roman" w:hAnsi="Segoe UI" w:cs="Segoe UI"/>
                <w:color w:val="212529"/>
                <w:kern w:val="0"/>
                <w:sz w:val="24"/>
                <w:szCs w:val="24"/>
                <w14:ligatures w14:val="none"/>
              </w:rPr>
              <w:t>Giới tính: Unisex.</w:t>
            </w:r>
          </w:p>
          <w:p w14:paraId="4F9C6794" w14:textId="77777777" w:rsidR="00706D59" w:rsidRPr="00706D59" w:rsidRDefault="00706D59" w:rsidP="00360364">
            <w:pPr>
              <w:rPr>
                <w:rFonts w:ascii="Segoe UI" w:eastAsia="Times New Roman" w:hAnsi="Segoe UI" w:cs="Segoe UI"/>
                <w:color w:val="212529"/>
                <w:kern w:val="0"/>
                <w:sz w:val="23"/>
                <w:szCs w:val="23"/>
                <w14:ligatures w14:val="none"/>
              </w:rPr>
            </w:pPr>
            <w:r w:rsidRPr="00706D59">
              <w:rPr>
                <w:rFonts w:ascii="Segoe UI" w:eastAsia="Times New Roman" w:hAnsi="Segoe UI" w:cs="Segoe UI"/>
                <w:color w:val="212529"/>
                <w:kern w:val="0"/>
                <w:sz w:val="24"/>
                <w:szCs w:val="24"/>
                <w14:ligatures w14:val="none"/>
              </w:rPr>
              <w:t>Bảo hành 12 tháng.</w:t>
            </w:r>
          </w:p>
          <w:p w14:paraId="256E41E0" w14:textId="77777777" w:rsidR="00706D59" w:rsidRPr="00706D59" w:rsidRDefault="00706D59" w:rsidP="00360364">
            <w:pPr>
              <w:rPr>
                <w:rFonts w:ascii="Segoe UI" w:hAnsi="Segoe UI" w:cs="Segoe UI"/>
                <w:b/>
                <w:bCs/>
                <w:color w:val="212529"/>
                <w:sz w:val="30"/>
                <w:szCs w:val="30"/>
              </w:rPr>
            </w:pPr>
          </w:p>
          <w:p w14:paraId="440204E0" w14:textId="77777777" w:rsidR="001D5C59" w:rsidRDefault="001D5C59" w:rsidP="00360364"/>
        </w:tc>
      </w:tr>
      <w:tr w:rsidR="00360364" w14:paraId="0D4102AA" w14:textId="77777777" w:rsidTr="001D5C59">
        <w:tc>
          <w:tcPr>
            <w:tcW w:w="4675" w:type="dxa"/>
          </w:tcPr>
          <w:p w14:paraId="0E1981E3" w14:textId="2232766A" w:rsidR="001D5C59" w:rsidRDefault="00706D59" w:rsidP="00360364">
            <w:r>
              <w:t xml:space="preserve">41. </w:t>
            </w:r>
            <w:r w:rsidR="00176E56">
              <w:t>Đổi màu</w:t>
            </w:r>
          </w:p>
          <w:p w14:paraId="3ADEEF5D" w14:textId="1287D158" w:rsidR="00706D59" w:rsidRDefault="00706D59" w:rsidP="00360364">
            <w:r>
              <w:rPr>
                <w:noProof/>
              </w:rPr>
              <w:lastRenderedPageBreak/>
              <w:drawing>
                <wp:inline distT="0" distB="0" distL="0" distR="0" wp14:anchorId="7F76CA72" wp14:editId="47833F0C">
                  <wp:extent cx="1651000" cy="16510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51000" cy="1651000"/>
                          </a:xfrm>
                          <a:prstGeom prst="rect">
                            <a:avLst/>
                          </a:prstGeom>
                        </pic:spPr>
                      </pic:pic>
                    </a:graphicData>
                  </a:graphic>
                </wp:inline>
              </w:drawing>
            </w:r>
          </w:p>
        </w:tc>
        <w:tc>
          <w:tcPr>
            <w:tcW w:w="4675" w:type="dxa"/>
          </w:tcPr>
          <w:p w14:paraId="361ECAB1" w14:textId="721AB49A" w:rsidR="00706D59" w:rsidRDefault="00706D59" w:rsidP="00D2612B">
            <w:r>
              <w:lastRenderedPageBreak/>
              <w:t>Kính Mát Phân Cực Đổi Màu Lapola A161BS.</w:t>
            </w:r>
          </w:p>
          <w:p w14:paraId="69D094B1" w14:textId="77777777" w:rsidR="00706D59" w:rsidRDefault="00706D59" w:rsidP="00D2612B">
            <w:r>
              <w:t>Giá: 600,000</w:t>
            </w:r>
          </w:p>
          <w:p w14:paraId="01E54809" w14:textId="77777777" w:rsidR="00706D59" w:rsidRDefault="00706D59" w:rsidP="00D2612B">
            <w:r>
              <w:t>Thương hiệu: Lapola</w:t>
            </w:r>
          </w:p>
          <w:p w14:paraId="67EA5AAF" w14:textId="77777777" w:rsidR="00706D59" w:rsidRPr="00706D59" w:rsidRDefault="00706D59" w:rsidP="00D2612B">
            <w:pPr>
              <w:rPr>
                <w:rFonts w:eastAsia="Times New Roman"/>
                <w:kern w:val="0"/>
                <w:sz w:val="23"/>
                <w:szCs w:val="23"/>
                <w14:ligatures w14:val="none"/>
              </w:rPr>
            </w:pPr>
            <w:r w:rsidRPr="00706D59">
              <w:rPr>
                <w:rFonts w:eastAsia="Times New Roman"/>
                <w:kern w:val="0"/>
                <w:sz w:val="23"/>
                <w:szCs w:val="23"/>
                <w14:ligatures w14:val="none"/>
              </w:rPr>
              <w:t>Thương hiệu: No Brand.</w:t>
            </w:r>
          </w:p>
          <w:p w14:paraId="24A5DE11" w14:textId="77777777" w:rsidR="00706D59" w:rsidRPr="00706D59" w:rsidRDefault="00706D59" w:rsidP="00D2612B">
            <w:pPr>
              <w:rPr>
                <w:rFonts w:eastAsia="Times New Roman"/>
                <w:kern w:val="0"/>
                <w:sz w:val="23"/>
                <w:szCs w:val="23"/>
                <w14:ligatures w14:val="none"/>
              </w:rPr>
            </w:pPr>
            <w:r w:rsidRPr="00706D59">
              <w:rPr>
                <w:rFonts w:eastAsia="Times New Roman"/>
                <w:kern w:val="0"/>
                <w:sz w:val="23"/>
                <w:szCs w:val="23"/>
                <w14:ligatures w14:val="none"/>
              </w:rPr>
              <w:t>Mã sản phẩm: A161BS.</w:t>
            </w:r>
          </w:p>
          <w:p w14:paraId="0A44FAA3" w14:textId="77777777" w:rsidR="00706D59" w:rsidRPr="00706D59" w:rsidRDefault="00706D59" w:rsidP="00D2612B">
            <w:pPr>
              <w:rPr>
                <w:rFonts w:eastAsia="Times New Roman"/>
                <w:kern w:val="0"/>
                <w:sz w:val="23"/>
                <w:szCs w:val="23"/>
                <w14:ligatures w14:val="none"/>
              </w:rPr>
            </w:pPr>
            <w:r w:rsidRPr="00706D59">
              <w:rPr>
                <w:rFonts w:eastAsia="Times New Roman"/>
                <w:kern w:val="0"/>
                <w:sz w:val="23"/>
                <w:szCs w:val="23"/>
                <w14:ligatures w14:val="none"/>
              </w:rPr>
              <w:t xml:space="preserve">Chất </w:t>
            </w:r>
            <w:proofErr w:type="gramStart"/>
            <w:r w:rsidRPr="00706D59">
              <w:rPr>
                <w:rFonts w:eastAsia="Times New Roman"/>
                <w:kern w:val="0"/>
                <w:sz w:val="23"/>
                <w:szCs w:val="23"/>
                <w14:ligatures w14:val="none"/>
              </w:rPr>
              <w:t>liệu :</w:t>
            </w:r>
            <w:proofErr w:type="gramEnd"/>
            <w:r w:rsidRPr="00706D59">
              <w:rPr>
                <w:rFonts w:eastAsia="Times New Roman"/>
                <w:kern w:val="0"/>
                <w:sz w:val="23"/>
                <w:szCs w:val="23"/>
                <w14:ligatures w14:val="none"/>
              </w:rPr>
              <w:t xml:space="preserve"> Kim Loại.</w:t>
            </w:r>
          </w:p>
          <w:p w14:paraId="134FE522" w14:textId="77777777" w:rsidR="00706D59" w:rsidRPr="00706D59" w:rsidRDefault="00706D59" w:rsidP="00D2612B">
            <w:pPr>
              <w:rPr>
                <w:rFonts w:eastAsia="Times New Roman"/>
                <w:kern w:val="0"/>
                <w:sz w:val="23"/>
                <w:szCs w:val="23"/>
                <w14:ligatures w14:val="none"/>
              </w:rPr>
            </w:pPr>
            <w:r w:rsidRPr="00706D59">
              <w:rPr>
                <w:rFonts w:eastAsia="Times New Roman"/>
                <w:kern w:val="0"/>
                <w:sz w:val="23"/>
                <w:szCs w:val="23"/>
                <w14:ligatures w14:val="none"/>
              </w:rPr>
              <w:t>Xuất xứ: Trung Quốc</w:t>
            </w:r>
          </w:p>
          <w:p w14:paraId="7B15F961" w14:textId="77777777" w:rsidR="00706D59" w:rsidRPr="00706D59" w:rsidRDefault="00706D59" w:rsidP="00D2612B">
            <w:pPr>
              <w:rPr>
                <w:rFonts w:eastAsia="Times New Roman"/>
                <w:kern w:val="0"/>
                <w:sz w:val="23"/>
                <w:szCs w:val="23"/>
                <w14:ligatures w14:val="none"/>
              </w:rPr>
            </w:pPr>
            <w:r w:rsidRPr="00706D59">
              <w:rPr>
                <w:rFonts w:eastAsia="Times New Roman"/>
                <w:kern w:val="0"/>
                <w:sz w:val="23"/>
                <w:szCs w:val="23"/>
                <w14:ligatures w14:val="none"/>
              </w:rPr>
              <w:lastRenderedPageBreak/>
              <w:t>Tính năng: Chống tia UV400, chống hấp hơi, chống trầy, phân cực (chống chói).</w:t>
            </w:r>
          </w:p>
          <w:p w14:paraId="150CE8A4" w14:textId="77777777" w:rsidR="00706D59" w:rsidRPr="00706D59" w:rsidRDefault="00706D59" w:rsidP="00D2612B">
            <w:pPr>
              <w:rPr>
                <w:rFonts w:eastAsia="Times New Roman"/>
                <w:kern w:val="0"/>
                <w:sz w:val="23"/>
                <w:szCs w:val="23"/>
                <w14:ligatures w14:val="none"/>
              </w:rPr>
            </w:pPr>
            <w:r w:rsidRPr="00706D59">
              <w:rPr>
                <w:rFonts w:eastAsia="Times New Roman"/>
                <w:kern w:val="0"/>
                <w:sz w:val="23"/>
                <w:szCs w:val="23"/>
                <w14:ligatures w14:val="none"/>
              </w:rPr>
              <w:t>Bảo hành 12 tháng</w:t>
            </w:r>
          </w:p>
          <w:p w14:paraId="058F698A" w14:textId="77777777" w:rsidR="00706D59" w:rsidRDefault="00706D59" w:rsidP="00D2612B"/>
          <w:p w14:paraId="15919655" w14:textId="77777777" w:rsidR="001D5C59" w:rsidRDefault="001D5C59" w:rsidP="00D2612B"/>
        </w:tc>
      </w:tr>
      <w:tr w:rsidR="00360364" w14:paraId="0972E255" w14:textId="77777777" w:rsidTr="001D5C59">
        <w:tc>
          <w:tcPr>
            <w:tcW w:w="4675" w:type="dxa"/>
          </w:tcPr>
          <w:p w14:paraId="40286584" w14:textId="77777777" w:rsidR="001D5C59" w:rsidRDefault="00706D59" w:rsidP="00360364">
            <w:r>
              <w:lastRenderedPageBreak/>
              <w:t>42.</w:t>
            </w:r>
            <w:r w:rsidR="00C97BE6">
              <w:t>Chống ánh sáng xanh</w:t>
            </w:r>
          </w:p>
          <w:p w14:paraId="7643A39A" w14:textId="77777777" w:rsidR="00C97BE6" w:rsidRDefault="00C97BE6" w:rsidP="00360364">
            <w:r>
              <w:t>1.58/ 1 cặp</w:t>
            </w:r>
          </w:p>
          <w:p w14:paraId="120FE7B0" w14:textId="3966E4D3" w:rsidR="00C97BE6" w:rsidRDefault="00C97BE6" w:rsidP="00360364">
            <w:r>
              <w:rPr>
                <w:noProof/>
              </w:rPr>
              <w:drawing>
                <wp:inline distT="0" distB="0" distL="0" distR="0" wp14:anchorId="3B65534F" wp14:editId="7DD837B6">
                  <wp:extent cx="1778000" cy="177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78000" cy="1778000"/>
                          </a:xfrm>
                          <a:prstGeom prst="rect">
                            <a:avLst/>
                          </a:prstGeom>
                        </pic:spPr>
                      </pic:pic>
                    </a:graphicData>
                  </a:graphic>
                </wp:inline>
              </w:drawing>
            </w:r>
          </w:p>
        </w:tc>
        <w:tc>
          <w:tcPr>
            <w:tcW w:w="4675" w:type="dxa"/>
          </w:tcPr>
          <w:p w14:paraId="2C7330E5" w14:textId="391682A2" w:rsidR="00C97BE6" w:rsidRDefault="00C97BE6" w:rsidP="00360364">
            <w:pPr>
              <w:rPr>
                <w:rFonts w:ascii="Segoe UI" w:hAnsi="Segoe UI" w:cs="Segoe UI"/>
                <w:color w:val="212529"/>
                <w:sz w:val="30"/>
                <w:szCs w:val="30"/>
              </w:rPr>
            </w:pPr>
            <w:r>
              <w:rPr>
                <w:rFonts w:ascii="Segoe UI" w:hAnsi="Segoe UI" w:cs="Segoe UI"/>
                <w:color w:val="212529"/>
                <w:sz w:val="30"/>
                <w:szCs w:val="30"/>
              </w:rPr>
              <w:t>Tròng Kính Chống Bể Chống Ánh Sáng Xanh Zinmy Blue Protect 1.58</w:t>
            </w:r>
          </w:p>
          <w:p w14:paraId="2F9E55AC" w14:textId="3C9DC46C" w:rsidR="00C97BE6" w:rsidRDefault="00C97BE6" w:rsidP="00360364">
            <w:pPr>
              <w:rPr>
                <w:rStyle w:val="productpricemain"/>
                <w:rFonts w:ascii="Segoe UI" w:hAnsi="Segoe UI" w:cs="Segoe UI"/>
                <w:b/>
                <w:bCs/>
                <w:color w:val="FF3300"/>
                <w:sz w:val="27"/>
                <w:szCs w:val="27"/>
                <w:shd w:val="clear" w:color="auto" w:fill="FFFFFF"/>
              </w:rPr>
            </w:pPr>
            <w:del w:id="14" w:author="Unknown">
              <w:r>
                <w:rPr>
                  <w:rFonts w:ascii="Segoe UI" w:hAnsi="Segoe UI" w:cs="Segoe UI"/>
                  <w:color w:val="777A7B"/>
                  <w:sz w:val="21"/>
                  <w:szCs w:val="21"/>
                  <w:shd w:val="clear" w:color="auto" w:fill="FFFFFF"/>
                </w:rPr>
                <w:delText>960,000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864,000</w:t>
            </w:r>
          </w:p>
          <w:p w14:paraId="0B8534FC" w14:textId="2E08332D" w:rsidR="00C97BE6" w:rsidRDefault="00C97BE6" w:rsidP="00D2612B">
            <w:pPr>
              <w:rPr>
                <w:shd w:val="clear" w:color="auto" w:fill="FFFFFF"/>
              </w:rPr>
            </w:pPr>
            <w:r>
              <w:rPr>
                <w:rStyle w:val="Strong"/>
                <w:rFonts w:ascii="Segoe UI" w:hAnsi="Segoe UI" w:cs="Segoe UI"/>
                <w:color w:val="212529"/>
                <w:sz w:val="20"/>
                <w:szCs w:val="20"/>
                <w:shd w:val="clear" w:color="auto" w:fill="FFFFFF"/>
              </w:rPr>
              <w:t>Thương hiệu: </w:t>
            </w:r>
            <w:r>
              <w:rPr>
                <w:shd w:val="clear" w:color="auto" w:fill="FFFFFF"/>
              </w:rPr>
              <w:t>Zinmy</w:t>
            </w:r>
          </w:p>
          <w:p w14:paraId="0BA00D82" w14:textId="4D44E23B" w:rsidR="00C97BE6" w:rsidRDefault="00C97BE6" w:rsidP="00360364">
            <w:pPr>
              <w:rPr>
                <w:sz w:val="30"/>
                <w:szCs w:val="30"/>
              </w:rPr>
            </w:pPr>
            <w:r>
              <w:rPr>
                <w:shd w:val="clear" w:color="auto" w:fill="FFFFFF"/>
              </w:rPr>
              <w:t>Chống bể 1.58 AS Duramax</w:t>
            </w:r>
            <w:r>
              <w:br/>
            </w:r>
            <w:r>
              <w:rPr>
                <w:shd w:val="clear" w:color="auto" w:fill="FFFFFF"/>
              </w:rPr>
              <w:t>Lọc ánh sáng xanh có hại</w:t>
            </w:r>
            <w:r>
              <w:br/>
            </w:r>
            <w:r>
              <w:rPr>
                <w:shd w:val="clear" w:color="auto" w:fill="FFFFFF"/>
              </w:rPr>
              <w:t>Chống UV 100%</w:t>
            </w:r>
            <w:r>
              <w:br/>
            </w:r>
            <w:r>
              <w:rPr>
                <w:shd w:val="clear" w:color="auto" w:fill="FFFFFF"/>
              </w:rPr>
              <w:t>Đạt tiêu chuẩn quốc tế TUV Rheinland</w:t>
            </w:r>
            <w:r>
              <w:br/>
            </w:r>
            <w:r>
              <w:rPr>
                <w:shd w:val="clear" w:color="auto" w:fill="FFFFFF"/>
              </w:rPr>
              <w:t>Lớp phủ siêu trơn</w:t>
            </w:r>
            <w:r>
              <w:br/>
            </w:r>
            <w:r>
              <w:rPr>
                <w:shd w:val="clear" w:color="auto" w:fill="FFFFFF"/>
              </w:rPr>
              <w:t>* Hạn chế trầy</w:t>
            </w:r>
            <w:r>
              <w:br/>
            </w:r>
            <w:r>
              <w:rPr>
                <w:shd w:val="clear" w:color="auto" w:fill="FFFFFF"/>
              </w:rPr>
              <w:t>* Chống chói/lóa</w:t>
            </w:r>
            <w:r>
              <w:br/>
            </w:r>
            <w:r>
              <w:rPr>
                <w:shd w:val="clear" w:color="auto" w:fill="FFFFFF"/>
              </w:rPr>
              <w:t>* Siêu trượt nước</w:t>
            </w:r>
            <w:r>
              <w:br/>
            </w:r>
            <w:r>
              <w:rPr>
                <w:shd w:val="clear" w:color="auto" w:fill="FFFFFF"/>
              </w:rPr>
              <w:t>* Bay hơi nhanh</w:t>
            </w:r>
            <w:r>
              <w:br/>
            </w:r>
            <w:r>
              <w:rPr>
                <w:shd w:val="clear" w:color="auto" w:fill="FFFFFF"/>
              </w:rPr>
              <w:t>* Trong suốt, thẩm mỹ</w:t>
            </w:r>
            <w:r>
              <w:br/>
            </w:r>
            <w:r>
              <w:rPr>
                <w:shd w:val="clear" w:color="auto" w:fill="FFFFFF"/>
              </w:rPr>
              <w:t>* Dễ lau chùi</w:t>
            </w:r>
            <w:r>
              <w:br/>
            </w:r>
            <w:r>
              <w:rPr>
                <w:shd w:val="clear" w:color="auto" w:fill="FFFFFF"/>
              </w:rPr>
              <w:t>* Abbe là chỉ số giải sắc ánh sáng, chỉ số càng cao, mắt càng nhìn sáng rõ, sắc nét.</w:t>
            </w:r>
            <w:r>
              <w:br/>
            </w:r>
            <w:r>
              <w:br/>
            </w:r>
            <w:r>
              <w:rPr>
                <w:shd w:val="clear" w:color="auto" w:fill="FFFFFF"/>
              </w:rPr>
              <w:t>Dãy độ:</w:t>
            </w:r>
            <w:r>
              <w:br/>
            </w:r>
            <w:r>
              <w:rPr>
                <w:shd w:val="clear" w:color="auto" w:fill="FFFFFF"/>
              </w:rPr>
              <w:t>Độ cầu: 0.00 ~ -6.00. Độ Loạn: 0.00 ~ -2.00</w:t>
            </w:r>
            <w:r>
              <w:br/>
            </w:r>
            <w:r>
              <w:rPr>
                <w:shd w:val="clear" w:color="auto" w:fill="FFFFFF"/>
              </w:rPr>
              <w:t xml:space="preserve">Độ </w:t>
            </w:r>
            <w:proofErr w:type="gramStart"/>
            <w:r>
              <w:rPr>
                <w:shd w:val="clear" w:color="auto" w:fill="FFFFFF"/>
              </w:rPr>
              <w:t>cầu:+</w:t>
            </w:r>
            <w:proofErr w:type="gramEnd"/>
            <w:r>
              <w:rPr>
                <w:shd w:val="clear" w:color="auto" w:fill="FFFFFF"/>
              </w:rPr>
              <w:t>0.25 ~ +5.00 Độ Loạn: 0.00</w:t>
            </w:r>
            <w:r>
              <w:br/>
            </w:r>
            <w:r>
              <w:rPr>
                <w:shd w:val="clear" w:color="auto" w:fill="FFFFFF"/>
              </w:rPr>
              <w:t xml:space="preserve">Độ cầu: 0.00 ~ -5.00. Độ </w:t>
            </w:r>
            <w:proofErr w:type="gramStart"/>
            <w:r>
              <w:rPr>
                <w:shd w:val="clear" w:color="auto" w:fill="FFFFFF"/>
              </w:rPr>
              <w:t>Loạn:-</w:t>
            </w:r>
            <w:proofErr w:type="gramEnd"/>
            <w:r>
              <w:rPr>
                <w:shd w:val="clear" w:color="auto" w:fill="FFFFFF"/>
              </w:rPr>
              <w:t>2.25 ~ -4.00</w:t>
            </w:r>
          </w:p>
          <w:p w14:paraId="0737F9B2" w14:textId="77777777" w:rsidR="001D5C59" w:rsidRDefault="001D5C59" w:rsidP="00360364"/>
        </w:tc>
      </w:tr>
      <w:tr w:rsidR="00360364" w14:paraId="5D12A8FD" w14:textId="77777777" w:rsidTr="001D5C59">
        <w:tc>
          <w:tcPr>
            <w:tcW w:w="4675" w:type="dxa"/>
          </w:tcPr>
          <w:p w14:paraId="2BACABBD" w14:textId="038EA33F" w:rsidR="001D5C59" w:rsidRDefault="00625EA0" w:rsidP="00360364">
            <w:r>
              <w:t>43.</w:t>
            </w:r>
            <w:r w:rsidR="00176E56">
              <w:t xml:space="preserve"> </w:t>
            </w:r>
            <w:r w:rsidR="00176E56">
              <w:t>Chống ánh sáng xanh</w:t>
            </w:r>
          </w:p>
          <w:p w14:paraId="2CC96389" w14:textId="4F122B08" w:rsidR="00625EA0" w:rsidRDefault="00625EA0" w:rsidP="00360364">
            <w:r>
              <w:t>1.60/ 1 cặp</w:t>
            </w:r>
          </w:p>
          <w:p w14:paraId="176180FE" w14:textId="6FECB97B" w:rsidR="00625EA0" w:rsidRDefault="00625EA0" w:rsidP="00360364">
            <w:r>
              <w:rPr>
                <w:noProof/>
              </w:rPr>
              <w:lastRenderedPageBreak/>
              <w:drawing>
                <wp:inline distT="0" distB="0" distL="0" distR="0" wp14:anchorId="67948790" wp14:editId="0BD11656">
                  <wp:extent cx="1892300" cy="178818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96347" cy="1792009"/>
                          </a:xfrm>
                          <a:prstGeom prst="rect">
                            <a:avLst/>
                          </a:prstGeom>
                        </pic:spPr>
                      </pic:pic>
                    </a:graphicData>
                  </a:graphic>
                </wp:inline>
              </w:drawing>
            </w:r>
          </w:p>
        </w:tc>
        <w:tc>
          <w:tcPr>
            <w:tcW w:w="4675" w:type="dxa"/>
          </w:tcPr>
          <w:p w14:paraId="768B3266" w14:textId="0709A468" w:rsidR="00625EA0" w:rsidRDefault="00625EA0" w:rsidP="00360364">
            <w:pPr>
              <w:rPr>
                <w:rFonts w:ascii="Segoe UI" w:hAnsi="Segoe UI" w:cs="Segoe UI"/>
                <w:color w:val="212529"/>
                <w:sz w:val="30"/>
                <w:szCs w:val="30"/>
              </w:rPr>
            </w:pPr>
            <w:r>
              <w:rPr>
                <w:rFonts w:ascii="Segoe UI" w:hAnsi="Segoe UI" w:cs="Segoe UI"/>
                <w:color w:val="212529"/>
                <w:sz w:val="30"/>
                <w:szCs w:val="30"/>
              </w:rPr>
              <w:lastRenderedPageBreak/>
              <w:t>Tròng Kính Mỏng Đổi Màu + Lọc Ánh Sáng Xanh Zinmy Blue Sun 1.60</w:t>
            </w:r>
          </w:p>
          <w:p w14:paraId="17F4DCBC" w14:textId="38D5F5B9" w:rsidR="00625EA0" w:rsidRDefault="00625EA0" w:rsidP="00360364">
            <w:pPr>
              <w:rPr>
                <w:rStyle w:val="productpricemain"/>
                <w:rFonts w:ascii="Segoe UI" w:hAnsi="Segoe UI" w:cs="Segoe UI"/>
                <w:b/>
                <w:bCs/>
                <w:color w:val="FF3300"/>
                <w:sz w:val="27"/>
                <w:szCs w:val="27"/>
                <w:shd w:val="clear" w:color="auto" w:fill="FFFFFF"/>
              </w:rPr>
            </w:pPr>
            <w:del w:id="15" w:author="Unknown">
              <w:r>
                <w:rPr>
                  <w:rFonts w:ascii="Segoe UI" w:hAnsi="Segoe UI" w:cs="Segoe UI"/>
                  <w:color w:val="777A7B"/>
                  <w:sz w:val="21"/>
                  <w:szCs w:val="21"/>
                  <w:shd w:val="clear" w:color="auto" w:fill="FFFFFF"/>
                </w:rPr>
                <w:delText>1,800,000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1,620,000</w:t>
            </w:r>
          </w:p>
          <w:p w14:paraId="03408A3C" w14:textId="07C8CFC0" w:rsidR="00625EA0" w:rsidRDefault="00625EA0" w:rsidP="00D2612B">
            <w:pPr>
              <w:rPr>
                <w:sz w:val="30"/>
                <w:szCs w:val="30"/>
              </w:rPr>
            </w:pPr>
            <w:r>
              <w:rPr>
                <w:rStyle w:val="Strong"/>
                <w:rFonts w:ascii="Segoe UI" w:hAnsi="Segoe UI" w:cs="Segoe UI"/>
                <w:color w:val="212529"/>
                <w:sz w:val="20"/>
                <w:szCs w:val="20"/>
                <w:shd w:val="clear" w:color="auto" w:fill="FFFFFF"/>
              </w:rPr>
              <w:t>Thương hiệu: </w:t>
            </w:r>
            <w:r>
              <w:rPr>
                <w:shd w:val="clear" w:color="auto" w:fill="FFFFFF"/>
              </w:rPr>
              <w:t>Zinmy</w:t>
            </w:r>
          </w:p>
          <w:p w14:paraId="129E46E6" w14:textId="3E85A773" w:rsidR="001D5C59" w:rsidRDefault="00625EA0" w:rsidP="00360364">
            <w:r>
              <w:rPr>
                <w:rFonts w:ascii="Segoe UI" w:hAnsi="Segoe UI" w:cs="Segoe UI"/>
                <w:color w:val="212529"/>
                <w:sz w:val="23"/>
                <w:szCs w:val="23"/>
                <w:shd w:val="clear" w:color="auto" w:fill="FFFFFF"/>
              </w:rPr>
              <w:lastRenderedPageBreak/>
              <w:t>Tròng đổi màu tiện lợi khi ra nắng</w:t>
            </w:r>
            <w:r>
              <w:rPr>
                <w:rFonts w:ascii="Segoe UI" w:hAnsi="Segoe UI" w:cs="Segoe UI"/>
                <w:color w:val="212529"/>
                <w:sz w:val="23"/>
                <w:szCs w:val="23"/>
              </w:rPr>
              <w:br/>
            </w:r>
            <w:r>
              <w:rPr>
                <w:rFonts w:ascii="Segoe UI" w:hAnsi="Segoe UI" w:cs="Segoe UI"/>
                <w:color w:val="212529"/>
                <w:sz w:val="23"/>
                <w:szCs w:val="23"/>
                <w:shd w:val="clear" w:color="auto" w:fill="FFFFFF"/>
              </w:rPr>
              <w:t>Lọc ánh sáng xanh Chống UV 100%</w:t>
            </w:r>
            <w:r>
              <w:rPr>
                <w:rFonts w:ascii="Segoe UI" w:hAnsi="Segoe UI" w:cs="Segoe UI"/>
                <w:color w:val="212529"/>
                <w:sz w:val="23"/>
                <w:szCs w:val="23"/>
              </w:rPr>
              <w:br/>
            </w:r>
            <w:r>
              <w:rPr>
                <w:rFonts w:ascii="Segoe UI" w:hAnsi="Segoe UI" w:cs="Segoe UI"/>
                <w:color w:val="212529"/>
                <w:sz w:val="23"/>
                <w:szCs w:val="23"/>
                <w:shd w:val="clear" w:color="auto" w:fill="FFFFFF"/>
              </w:rPr>
              <w:t>Chống bể 1.60 AS Duramax</w:t>
            </w:r>
            <w:r>
              <w:rPr>
                <w:rFonts w:ascii="Segoe UI" w:hAnsi="Segoe UI" w:cs="Segoe UI"/>
                <w:color w:val="212529"/>
                <w:sz w:val="23"/>
                <w:szCs w:val="23"/>
              </w:rPr>
              <w:br/>
            </w:r>
            <w:proofErr w:type="gramStart"/>
            <w:r>
              <w:rPr>
                <w:rFonts w:ascii="Segoe UI" w:hAnsi="Segoe UI" w:cs="Segoe UI"/>
                <w:color w:val="212529"/>
                <w:sz w:val="23"/>
                <w:szCs w:val="23"/>
                <w:shd w:val="clear" w:color="auto" w:fill="FFFFFF"/>
              </w:rPr>
              <w:t>Mỏng ,</w:t>
            </w:r>
            <w:proofErr w:type="gramEnd"/>
            <w:r>
              <w:rPr>
                <w:rFonts w:ascii="Segoe UI" w:hAnsi="Segoe UI" w:cs="Segoe UI"/>
                <w:color w:val="212529"/>
                <w:sz w:val="23"/>
                <w:szCs w:val="23"/>
                <w:shd w:val="clear" w:color="auto" w:fill="FFFFFF"/>
              </w:rPr>
              <w:t xml:space="preserve"> nhẹ 1.60 AS mỏng hơn 25%</w:t>
            </w:r>
            <w:r>
              <w:rPr>
                <w:rFonts w:ascii="Segoe UI" w:hAnsi="Segoe UI" w:cs="Segoe UI"/>
                <w:color w:val="212529"/>
                <w:sz w:val="23"/>
                <w:szCs w:val="23"/>
              </w:rPr>
              <w:br/>
            </w:r>
            <w:r>
              <w:rPr>
                <w:rFonts w:ascii="Segoe UI" w:hAnsi="Segoe UI" w:cs="Segoe UI"/>
                <w:color w:val="212529"/>
                <w:sz w:val="23"/>
                <w:szCs w:val="23"/>
                <w:shd w:val="clear" w:color="auto" w:fill="FFFFFF"/>
              </w:rPr>
              <w:t>Đạt tiêu chuẩn quốc tế TUV Rheinland</w:t>
            </w:r>
            <w:r>
              <w:rPr>
                <w:rFonts w:ascii="Segoe UI" w:hAnsi="Segoe UI" w:cs="Segoe UI"/>
                <w:color w:val="212529"/>
                <w:sz w:val="23"/>
                <w:szCs w:val="23"/>
              </w:rPr>
              <w:br/>
            </w:r>
            <w:r>
              <w:rPr>
                <w:rFonts w:ascii="Segoe UI" w:hAnsi="Segoe UI" w:cs="Segoe UI"/>
                <w:color w:val="212529"/>
                <w:sz w:val="23"/>
                <w:szCs w:val="23"/>
                <w:shd w:val="clear" w:color="auto" w:fill="FFFFFF"/>
              </w:rPr>
              <w:t>Lớp phủ siêu trơn đa chức năng (ánh xanh dương)</w:t>
            </w:r>
            <w:r>
              <w:rPr>
                <w:rFonts w:ascii="Segoe UI" w:hAnsi="Segoe UI" w:cs="Segoe UI"/>
                <w:color w:val="212529"/>
                <w:sz w:val="23"/>
                <w:szCs w:val="23"/>
              </w:rPr>
              <w:br/>
            </w:r>
            <w:r>
              <w:rPr>
                <w:rFonts w:ascii="Segoe UI" w:hAnsi="Segoe UI" w:cs="Segoe UI"/>
                <w:color w:val="212529"/>
                <w:sz w:val="23"/>
                <w:szCs w:val="23"/>
                <w:shd w:val="clear" w:color="auto" w:fill="FFFFFF"/>
              </w:rPr>
              <w:t>* Hạn chế trầy</w:t>
            </w:r>
            <w:r>
              <w:rPr>
                <w:rFonts w:ascii="Segoe UI" w:hAnsi="Segoe UI" w:cs="Segoe UI"/>
                <w:color w:val="212529"/>
                <w:sz w:val="23"/>
                <w:szCs w:val="23"/>
              </w:rPr>
              <w:br/>
            </w:r>
            <w:r>
              <w:rPr>
                <w:rFonts w:ascii="Segoe UI" w:hAnsi="Segoe UI" w:cs="Segoe UI"/>
                <w:color w:val="212529"/>
                <w:sz w:val="23"/>
                <w:szCs w:val="23"/>
                <w:shd w:val="clear" w:color="auto" w:fill="FFFFFF"/>
              </w:rPr>
              <w:t>* Siêu trượt nước</w:t>
            </w:r>
            <w:r>
              <w:rPr>
                <w:rFonts w:ascii="Segoe UI" w:hAnsi="Segoe UI" w:cs="Segoe UI"/>
                <w:color w:val="212529"/>
                <w:sz w:val="23"/>
                <w:szCs w:val="23"/>
              </w:rPr>
              <w:br/>
            </w:r>
            <w:r>
              <w:rPr>
                <w:rFonts w:ascii="Segoe UI" w:hAnsi="Segoe UI" w:cs="Segoe UI"/>
                <w:color w:val="212529"/>
                <w:sz w:val="23"/>
                <w:szCs w:val="23"/>
                <w:shd w:val="clear" w:color="auto" w:fill="FFFFFF"/>
              </w:rPr>
              <w:t>* Bay hơi nhanh</w:t>
            </w:r>
            <w:r>
              <w:rPr>
                <w:rFonts w:ascii="Segoe UI" w:hAnsi="Segoe UI" w:cs="Segoe UI"/>
                <w:color w:val="212529"/>
                <w:sz w:val="23"/>
                <w:szCs w:val="23"/>
              </w:rPr>
              <w:br/>
            </w:r>
            <w:r>
              <w:rPr>
                <w:rFonts w:ascii="Segoe UI" w:hAnsi="Segoe UI" w:cs="Segoe UI"/>
                <w:color w:val="212529"/>
                <w:sz w:val="23"/>
                <w:szCs w:val="23"/>
                <w:shd w:val="clear" w:color="auto" w:fill="FFFFFF"/>
              </w:rPr>
              <w:t>* Trong suốt, thẩm mỹ</w:t>
            </w:r>
            <w:r>
              <w:rPr>
                <w:rFonts w:ascii="Segoe UI" w:hAnsi="Segoe UI" w:cs="Segoe UI"/>
                <w:color w:val="212529"/>
                <w:sz w:val="23"/>
                <w:szCs w:val="23"/>
              </w:rPr>
              <w:br/>
            </w:r>
            <w:r>
              <w:rPr>
                <w:rFonts w:ascii="Segoe UI" w:hAnsi="Segoe UI" w:cs="Segoe UI"/>
                <w:color w:val="212529"/>
                <w:sz w:val="23"/>
                <w:szCs w:val="23"/>
                <w:shd w:val="clear" w:color="auto" w:fill="FFFFFF"/>
              </w:rPr>
              <w:t>* Khó bám bẩn</w:t>
            </w:r>
            <w:r>
              <w:rPr>
                <w:rFonts w:ascii="Segoe UI" w:hAnsi="Segoe UI" w:cs="Segoe UI"/>
                <w:color w:val="212529"/>
                <w:sz w:val="23"/>
                <w:szCs w:val="23"/>
              </w:rPr>
              <w:br/>
            </w:r>
            <w:r>
              <w:rPr>
                <w:rFonts w:ascii="Segoe UI" w:hAnsi="Segoe UI" w:cs="Segoe UI"/>
                <w:color w:val="212529"/>
                <w:sz w:val="23"/>
                <w:szCs w:val="23"/>
                <w:shd w:val="clear" w:color="auto" w:fill="FFFFFF"/>
              </w:rPr>
              <w:t>* Dễ lau chùi</w:t>
            </w:r>
            <w:r>
              <w:rPr>
                <w:rFonts w:ascii="Segoe UI" w:hAnsi="Segoe UI" w:cs="Segoe UI"/>
                <w:color w:val="212529"/>
                <w:sz w:val="23"/>
                <w:szCs w:val="23"/>
              </w:rPr>
              <w:br/>
            </w:r>
            <w:r>
              <w:rPr>
                <w:rFonts w:ascii="Segoe UI" w:hAnsi="Segoe UI" w:cs="Segoe UI"/>
                <w:color w:val="212529"/>
                <w:sz w:val="23"/>
                <w:szCs w:val="23"/>
              </w:rPr>
              <w:br/>
            </w:r>
            <w:r>
              <w:rPr>
                <w:rFonts w:ascii="Segoe UI" w:hAnsi="Segoe UI" w:cs="Segoe UI"/>
                <w:color w:val="212529"/>
                <w:sz w:val="23"/>
                <w:szCs w:val="23"/>
                <w:shd w:val="clear" w:color="auto" w:fill="FFFFFF"/>
              </w:rPr>
              <w:t>Dãy độ:</w:t>
            </w:r>
            <w:r>
              <w:rPr>
                <w:rFonts w:ascii="Segoe UI" w:hAnsi="Segoe UI" w:cs="Segoe UI"/>
                <w:color w:val="212529"/>
                <w:sz w:val="23"/>
                <w:szCs w:val="23"/>
              </w:rPr>
              <w:br/>
            </w:r>
            <w:r>
              <w:rPr>
                <w:rFonts w:ascii="Segoe UI" w:hAnsi="Segoe UI" w:cs="Segoe UI"/>
                <w:color w:val="212529"/>
                <w:sz w:val="23"/>
                <w:szCs w:val="23"/>
                <w:shd w:val="clear" w:color="auto" w:fill="FFFFFF"/>
              </w:rPr>
              <w:t>Độ cầu: 0.00 ~ -6.00. Độ Loạn: 0.00 ~ -2.00</w:t>
            </w:r>
            <w:r>
              <w:rPr>
                <w:rFonts w:ascii="Segoe UI" w:hAnsi="Segoe UI" w:cs="Segoe UI"/>
                <w:color w:val="212529"/>
                <w:sz w:val="23"/>
                <w:szCs w:val="23"/>
              </w:rPr>
              <w:br/>
            </w:r>
            <w:r>
              <w:rPr>
                <w:rFonts w:ascii="Segoe UI" w:hAnsi="Segoe UI" w:cs="Segoe UI"/>
                <w:color w:val="212529"/>
                <w:sz w:val="23"/>
                <w:szCs w:val="23"/>
                <w:shd w:val="clear" w:color="auto" w:fill="FFFFFF"/>
              </w:rPr>
              <w:t>Độ cầu: +0.25 ~ +4.00 Độ Loạn: 0.00 ~ -2.00</w:t>
            </w:r>
            <w:r>
              <w:rPr>
                <w:rFonts w:ascii="Segoe UI" w:hAnsi="Segoe UI" w:cs="Segoe UI"/>
                <w:color w:val="212529"/>
                <w:sz w:val="23"/>
                <w:szCs w:val="23"/>
              </w:rPr>
              <w:br/>
            </w:r>
            <w:r>
              <w:rPr>
                <w:rFonts w:ascii="Segoe UI" w:hAnsi="Segoe UI" w:cs="Segoe UI"/>
                <w:color w:val="212529"/>
                <w:sz w:val="23"/>
                <w:szCs w:val="23"/>
                <w:shd w:val="clear" w:color="auto" w:fill="FFFFFF"/>
              </w:rPr>
              <w:t>Độ cầu: +4.25 ~ +5.00 Độ Loạn:0.00</w:t>
            </w:r>
            <w:r>
              <w:rPr>
                <w:rFonts w:ascii="Segoe UI" w:hAnsi="Segoe UI" w:cs="Segoe UI"/>
                <w:color w:val="212529"/>
                <w:sz w:val="23"/>
                <w:szCs w:val="23"/>
              </w:rPr>
              <w:br/>
            </w:r>
            <w:r>
              <w:rPr>
                <w:rFonts w:ascii="Segoe UI" w:hAnsi="Segoe UI" w:cs="Segoe UI"/>
                <w:color w:val="212529"/>
                <w:sz w:val="23"/>
                <w:szCs w:val="23"/>
                <w:shd w:val="clear" w:color="auto" w:fill="FFFFFF"/>
              </w:rPr>
              <w:t xml:space="preserve">Độ cầu: 0.00 ~ -6.00. Độ </w:t>
            </w:r>
            <w:proofErr w:type="gramStart"/>
            <w:r>
              <w:rPr>
                <w:rFonts w:ascii="Segoe UI" w:hAnsi="Segoe UI" w:cs="Segoe UI"/>
                <w:color w:val="212529"/>
                <w:sz w:val="23"/>
                <w:szCs w:val="23"/>
                <w:shd w:val="clear" w:color="auto" w:fill="FFFFFF"/>
              </w:rPr>
              <w:t>Loạn:-</w:t>
            </w:r>
            <w:proofErr w:type="gramEnd"/>
            <w:r>
              <w:rPr>
                <w:rFonts w:ascii="Segoe UI" w:hAnsi="Segoe UI" w:cs="Segoe UI"/>
                <w:color w:val="212529"/>
                <w:sz w:val="23"/>
                <w:szCs w:val="23"/>
                <w:shd w:val="clear" w:color="auto" w:fill="FFFFFF"/>
              </w:rPr>
              <w:t>2.25 ~ -4.00</w:t>
            </w:r>
          </w:p>
        </w:tc>
      </w:tr>
      <w:tr w:rsidR="00360364" w14:paraId="6F2F33F1" w14:textId="77777777" w:rsidTr="001D5C59">
        <w:tc>
          <w:tcPr>
            <w:tcW w:w="4675" w:type="dxa"/>
          </w:tcPr>
          <w:p w14:paraId="1B825653" w14:textId="7176D498" w:rsidR="001D5C59" w:rsidRDefault="008622DB" w:rsidP="00360364">
            <w:r>
              <w:lastRenderedPageBreak/>
              <w:t>44.</w:t>
            </w:r>
            <w:r w:rsidR="00176E56">
              <w:t xml:space="preserve"> </w:t>
            </w:r>
            <w:r w:rsidR="00176E56">
              <w:t>Chống ánh sáng xanh</w:t>
            </w:r>
          </w:p>
          <w:p w14:paraId="3D9D407F" w14:textId="6920B930" w:rsidR="008622DB" w:rsidRDefault="008622DB" w:rsidP="00360364">
            <w:r>
              <w:t>1.56 AS</w:t>
            </w:r>
          </w:p>
          <w:p w14:paraId="2FE9DE08" w14:textId="2AD93456" w:rsidR="008622DB" w:rsidRDefault="008622DB" w:rsidP="00360364">
            <w:r>
              <w:rPr>
                <w:noProof/>
              </w:rPr>
              <w:drawing>
                <wp:inline distT="0" distB="0" distL="0" distR="0" wp14:anchorId="69B985CE" wp14:editId="0F6EB665">
                  <wp:extent cx="2197100" cy="2197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97100" cy="2197100"/>
                          </a:xfrm>
                          <a:prstGeom prst="rect">
                            <a:avLst/>
                          </a:prstGeom>
                        </pic:spPr>
                      </pic:pic>
                    </a:graphicData>
                  </a:graphic>
                </wp:inline>
              </w:drawing>
            </w:r>
          </w:p>
        </w:tc>
        <w:tc>
          <w:tcPr>
            <w:tcW w:w="4675" w:type="dxa"/>
          </w:tcPr>
          <w:p w14:paraId="49B24F15" w14:textId="774C9840" w:rsidR="008622DB" w:rsidRDefault="008622DB" w:rsidP="00360364">
            <w:pPr>
              <w:rPr>
                <w:rFonts w:ascii="Segoe UI" w:hAnsi="Segoe UI" w:cs="Segoe UI"/>
                <w:color w:val="212529"/>
                <w:sz w:val="30"/>
                <w:szCs w:val="30"/>
              </w:rPr>
            </w:pPr>
            <w:r>
              <w:rPr>
                <w:rFonts w:ascii="Segoe UI" w:hAnsi="Segoe UI" w:cs="Segoe UI"/>
                <w:color w:val="212529"/>
                <w:sz w:val="30"/>
                <w:szCs w:val="30"/>
              </w:rPr>
              <w:t>Tròng Kính Tròng Suốt Chống Ánh Sáng Xanh Pháp Essilor Crizal Rock Blue UV Capture Chính Hãng</w:t>
            </w:r>
          </w:p>
          <w:p w14:paraId="5079CE2E" w14:textId="23A4F8BD" w:rsidR="008622DB" w:rsidRDefault="008622DB" w:rsidP="00360364">
            <w:pPr>
              <w:rPr>
                <w:rStyle w:val="productpricemain"/>
                <w:rFonts w:ascii="Segoe UI" w:hAnsi="Segoe UI" w:cs="Segoe UI"/>
                <w:b/>
                <w:bCs/>
                <w:color w:val="FF3300"/>
                <w:sz w:val="27"/>
                <w:szCs w:val="27"/>
                <w:shd w:val="clear" w:color="auto" w:fill="FFFFFF"/>
              </w:rPr>
            </w:pPr>
            <w:del w:id="16" w:author="Unknown">
              <w:r>
                <w:rPr>
                  <w:rFonts w:ascii="Segoe UI" w:hAnsi="Segoe UI" w:cs="Segoe UI"/>
                  <w:color w:val="777A7B"/>
                  <w:sz w:val="21"/>
                  <w:szCs w:val="21"/>
                  <w:shd w:val="clear" w:color="auto" w:fill="FFFFFF"/>
                </w:rPr>
                <w:delText>1,238,000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1,114,200</w:t>
            </w:r>
          </w:p>
          <w:p w14:paraId="0AE7233C" w14:textId="763DC6E5" w:rsidR="008622DB" w:rsidRDefault="008622D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Essilor</w:t>
            </w:r>
          </w:p>
          <w:p w14:paraId="19A84235" w14:textId="77777777" w:rsidR="008622DB" w:rsidRDefault="008622DB" w:rsidP="00360364">
            <w:pPr>
              <w:rPr>
                <w:rFonts w:ascii="Segoe UI" w:hAnsi="Segoe UI" w:cs="Segoe UI"/>
                <w:color w:val="212529"/>
                <w:sz w:val="23"/>
                <w:szCs w:val="23"/>
              </w:rPr>
            </w:pPr>
            <w:r>
              <w:rPr>
                <w:rFonts w:ascii="Segoe UI" w:hAnsi="Segoe UI" w:cs="Segoe UI"/>
                <w:color w:val="212529"/>
                <w:sz w:val="21"/>
                <w:szCs w:val="21"/>
              </w:rPr>
              <w:t xml:space="preserve">- </w:t>
            </w:r>
            <w:r>
              <w:rPr>
                <w:rFonts w:ascii="Cambria Math" w:hAnsi="Cambria Math" w:cs="Cambria Math"/>
                <w:color w:val="212529"/>
                <w:sz w:val="21"/>
                <w:szCs w:val="21"/>
              </w:rPr>
              <w:t>𝗖𝗿𝗶𝘇𝗮𝗹</w:t>
            </w:r>
            <w:r>
              <w:rPr>
                <w:rFonts w:ascii="Segoe UI" w:hAnsi="Segoe UI" w:cs="Segoe UI"/>
                <w:color w:val="212529"/>
                <w:sz w:val="21"/>
                <w:szCs w:val="21"/>
              </w:rPr>
              <w:t xml:space="preserve"> </w:t>
            </w:r>
            <w:r>
              <w:rPr>
                <w:rFonts w:ascii="Cambria Math" w:hAnsi="Cambria Math" w:cs="Cambria Math"/>
                <w:color w:val="212529"/>
                <w:sz w:val="21"/>
                <w:szCs w:val="21"/>
              </w:rPr>
              <w:t>𝗥𝗼𝗰𝗸</w:t>
            </w:r>
            <w:r>
              <w:rPr>
                <w:rFonts w:ascii="Segoe UI" w:hAnsi="Segoe UI" w:cs="Segoe UI"/>
                <w:color w:val="212529"/>
                <w:sz w:val="21"/>
                <w:szCs w:val="21"/>
              </w:rPr>
              <w:t xml:space="preserve"> - </w:t>
            </w:r>
            <w:r>
              <w:rPr>
                <w:rFonts w:ascii="Cambria Math" w:hAnsi="Cambria Math" w:cs="Cambria Math"/>
                <w:color w:val="212529"/>
                <w:sz w:val="21"/>
                <w:szCs w:val="21"/>
              </w:rPr>
              <w:t>𝗧𝗿𝗼</w:t>
            </w:r>
            <w:r>
              <w:rPr>
                <w:rFonts w:ascii="Segoe UI" w:hAnsi="Segoe UI" w:cs="Segoe UI"/>
                <w:color w:val="212529"/>
                <w:sz w:val="21"/>
                <w:szCs w:val="21"/>
              </w:rPr>
              <w:t>̀</w:t>
            </w:r>
            <w:r>
              <w:rPr>
                <w:rFonts w:ascii="Cambria Math" w:hAnsi="Cambria Math" w:cs="Cambria Math"/>
                <w:color w:val="212529"/>
                <w:sz w:val="21"/>
                <w:szCs w:val="21"/>
              </w:rPr>
              <w:t>𝗻𝗴</w:t>
            </w:r>
            <w:r>
              <w:rPr>
                <w:rFonts w:ascii="Segoe UI" w:hAnsi="Segoe UI" w:cs="Segoe UI"/>
                <w:color w:val="212529"/>
                <w:sz w:val="21"/>
                <w:szCs w:val="21"/>
              </w:rPr>
              <w:t xml:space="preserve"> </w:t>
            </w:r>
            <w:r>
              <w:rPr>
                <w:rFonts w:ascii="Cambria Math" w:hAnsi="Cambria Math" w:cs="Cambria Math"/>
                <w:color w:val="212529"/>
                <w:sz w:val="21"/>
                <w:szCs w:val="21"/>
              </w:rPr>
              <w:t>𝗸𝗶</w:t>
            </w:r>
            <w:r>
              <w:rPr>
                <w:rFonts w:ascii="Segoe UI" w:hAnsi="Segoe UI" w:cs="Segoe UI"/>
                <w:color w:val="212529"/>
                <w:sz w:val="21"/>
                <w:szCs w:val="21"/>
              </w:rPr>
              <w:t>́</w:t>
            </w:r>
            <w:r>
              <w:rPr>
                <w:rFonts w:ascii="Cambria Math" w:hAnsi="Cambria Math" w:cs="Cambria Math"/>
                <w:color w:val="212529"/>
                <w:sz w:val="21"/>
                <w:szCs w:val="21"/>
              </w:rPr>
              <w:t>𝗻𝗵</w:t>
            </w:r>
            <w:r>
              <w:rPr>
                <w:rFonts w:ascii="Segoe UI" w:hAnsi="Segoe UI" w:cs="Segoe UI"/>
                <w:color w:val="212529"/>
                <w:sz w:val="21"/>
                <w:szCs w:val="21"/>
              </w:rPr>
              <w:t xml:space="preserve"> </w:t>
            </w:r>
            <w:r>
              <w:rPr>
                <w:rFonts w:ascii="Cambria Math" w:hAnsi="Cambria Math" w:cs="Cambria Math"/>
                <w:color w:val="212529"/>
                <w:sz w:val="21"/>
                <w:szCs w:val="21"/>
              </w:rPr>
              <w:t>𝗧𝗿𝗼𝗻𝗴</w:t>
            </w:r>
            <w:r>
              <w:rPr>
                <w:rFonts w:ascii="Segoe UI" w:hAnsi="Segoe UI" w:cs="Segoe UI"/>
                <w:color w:val="212529"/>
                <w:sz w:val="21"/>
                <w:szCs w:val="21"/>
              </w:rPr>
              <w:t xml:space="preserve"> </w:t>
            </w:r>
            <w:r>
              <w:rPr>
                <w:rFonts w:ascii="Cambria Math" w:hAnsi="Cambria Math" w:cs="Cambria Math"/>
                <w:color w:val="212529"/>
                <w:sz w:val="21"/>
                <w:szCs w:val="21"/>
              </w:rPr>
              <w:t>𝘀𝘂𝗼</w:t>
            </w:r>
            <w:r>
              <w:rPr>
                <w:rFonts w:ascii="Segoe UI" w:hAnsi="Segoe UI" w:cs="Segoe UI"/>
                <w:color w:val="212529"/>
                <w:sz w:val="21"/>
                <w:szCs w:val="21"/>
              </w:rPr>
              <w:t>̂́</w:t>
            </w:r>
            <w:r>
              <w:rPr>
                <w:rFonts w:ascii="Cambria Math" w:hAnsi="Cambria Math" w:cs="Cambria Math"/>
                <w:color w:val="212529"/>
                <w:sz w:val="21"/>
                <w:szCs w:val="21"/>
              </w:rPr>
              <w:t>𝘁</w:t>
            </w:r>
            <w:r>
              <w:rPr>
                <w:rFonts w:ascii="Segoe UI" w:hAnsi="Segoe UI" w:cs="Segoe UI"/>
                <w:color w:val="212529"/>
                <w:sz w:val="21"/>
                <w:szCs w:val="21"/>
              </w:rPr>
              <w:t xml:space="preserve"> </w:t>
            </w:r>
            <w:r>
              <w:rPr>
                <w:rFonts w:ascii="Cambria Math" w:hAnsi="Cambria Math" w:cs="Cambria Math"/>
                <w:color w:val="212529"/>
                <w:sz w:val="21"/>
                <w:szCs w:val="21"/>
              </w:rPr>
              <w:t>𝗧𝗵𝗲</w:t>
            </w:r>
            <w:r>
              <w:rPr>
                <w:rFonts w:ascii="Segoe UI" w:hAnsi="Segoe UI" w:cs="Segoe UI"/>
                <w:color w:val="212529"/>
                <w:sz w:val="21"/>
                <w:szCs w:val="21"/>
              </w:rPr>
              <w:t xml:space="preserve">̂́ </w:t>
            </w:r>
            <w:r>
              <w:rPr>
                <w:rFonts w:ascii="Cambria Math" w:hAnsi="Cambria Math" w:cs="Cambria Math"/>
                <w:color w:val="212529"/>
                <w:sz w:val="21"/>
                <w:szCs w:val="21"/>
              </w:rPr>
              <w:t>𝗵𝗲</w:t>
            </w:r>
            <w:r>
              <w:rPr>
                <w:rFonts w:ascii="Segoe UI" w:hAnsi="Segoe UI" w:cs="Segoe UI"/>
                <w:color w:val="212529"/>
                <w:sz w:val="21"/>
                <w:szCs w:val="21"/>
              </w:rPr>
              <w:t xml:space="preserve">̣̂ </w:t>
            </w:r>
            <w:r>
              <w:rPr>
                <w:rFonts w:ascii="Cambria Math" w:hAnsi="Cambria Math" w:cs="Cambria Math"/>
                <w:color w:val="212529"/>
                <w:sz w:val="21"/>
                <w:szCs w:val="21"/>
              </w:rPr>
              <w:t>𝗺𝗼</w:t>
            </w:r>
            <w:r>
              <w:rPr>
                <w:rFonts w:ascii="Segoe UI" w:hAnsi="Segoe UI" w:cs="Segoe UI"/>
                <w:color w:val="212529"/>
                <w:sz w:val="21"/>
                <w:szCs w:val="21"/>
              </w:rPr>
              <w:t>̛́</w:t>
            </w:r>
            <w:r>
              <w:rPr>
                <w:rFonts w:ascii="Cambria Math" w:hAnsi="Cambria Math" w:cs="Cambria Math"/>
                <w:color w:val="212529"/>
                <w:sz w:val="21"/>
                <w:szCs w:val="21"/>
              </w:rPr>
              <w:t>𝗶</w:t>
            </w:r>
            <w:r>
              <w:rPr>
                <w:rFonts w:ascii="Segoe UI" w:hAnsi="Segoe UI" w:cs="Segoe UI"/>
                <w:color w:val="212529"/>
                <w:sz w:val="21"/>
                <w:szCs w:val="21"/>
              </w:rPr>
              <w:t xml:space="preserve"> là lựa chọn hoàn hảo với lớp váng phủ High-Resistance có khả năng </w:t>
            </w:r>
            <w:r>
              <w:rPr>
                <w:rFonts w:ascii="Cambria Math" w:hAnsi="Cambria Math" w:cs="Cambria Math"/>
                <w:color w:val="212529"/>
                <w:sz w:val="21"/>
                <w:szCs w:val="21"/>
              </w:rPr>
              <w:t>𝗵𝗮</w:t>
            </w:r>
            <w:r>
              <w:rPr>
                <w:rFonts w:ascii="Segoe UI" w:hAnsi="Segoe UI" w:cs="Segoe UI"/>
                <w:color w:val="212529"/>
                <w:sz w:val="21"/>
                <w:szCs w:val="21"/>
              </w:rPr>
              <w:t>̣</w:t>
            </w:r>
            <w:r>
              <w:rPr>
                <w:rFonts w:ascii="Cambria Math" w:hAnsi="Cambria Math" w:cs="Cambria Math"/>
                <w:color w:val="212529"/>
                <w:sz w:val="21"/>
                <w:szCs w:val="21"/>
              </w:rPr>
              <w:t>𝗻</w:t>
            </w:r>
            <w:r>
              <w:rPr>
                <w:rFonts w:ascii="Segoe UI" w:hAnsi="Segoe UI" w:cs="Segoe UI"/>
                <w:color w:val="212529"/>
                <w:sz w:val="21"/>
                <w:szCs w:val="21"/>
              </w:rPr>
              <w:t xml:space="preserve"> </w:t>
            </w:r>
            <w:r>
              <w:rPr>
                <w:rFonts w:ascii="Cambria Math" w:hAnsi="Cambria Math" w:cs="Cambria Math"/>
                <w:color w:val="212529"/>
                <w:sz w:val="21"/>
                <w:szCs w:val="21"/>
              </w:rPr>
              <w:t>𝗰𝗵𝗲</w:t>
            </w:r>
            <w:r>
              <w:rPr>
                <w:rFonts w:ascii="Segoe UI" w:hAnsi="Segoe UI" w:cs="Segoe UI"/>
                <w:color w:val="212529"/>
                <w:sz w:val="21"/>
                <w:szCs w:val="21"/>
              </w:rPr>
              <w:t xml:space="preserve">̂́ </w:t>
            </w:r>
            <w:r>
              <w:rPr>
                <w:rFonts w:ascii="Cambria Math" w:hAnsi="Cambria Math" w:cs="Cambria Math"/>
                <w:color w:val="212529"/>
                <w:sz w:val="21"/>
                <w:szCs w:val="21"/>
              </w:rPr>
              <w:t>𝘁𝗿𝗮</w:t>
            </w:r>
            <w:r>
              <w:rPr>
                <w:rFonts w:ascii="Segoe UI" w:hAnsi="Segoe UI" w:cs="Segoe UI"/>
                <w:color w:val="212529"/>
                <w:sz w:val="21"/>
                <w:szCs w:val="21"/>
              </w:rPr>
              <w:t>̂̀</w:t>
            </w:r>
            <w:r>
              <w:rPr>
                <w:rFonts w:ascii="Cambria Math" w:hAnsi="Cambria Math" w:cs="Cambria Math"/>
                <w:color w:val="212529"/>
                <w:sz w:val="21"/>
                <w:szCs w:val="21"/>
              </w:rPr>
              <w:t>𝘆</w:t>
            </w:r>
            <w:r>
              <w:rPr>
                <w:rFonts w:ascii="Segoe UI" w:hAnsi="Segoe UI" w:cs="Segoe UI"/>
                <w:color w:val="212529"/>
                <w:sz w:val="21"/>
                <w:szCs w:val="21"/>
              </w:rPr>
              <w:t xml:space="preserve"> </w:t>
            </w:r>
            <w:r>
              <w:rPr>
                <w:rFonts w:ascii="Cambria Math" w:hAnsi="Cambria Math" w:cs="Cambria Math"/>
                <w:color w:val="212529"/>
                <w:sz w:val="21"/>
                <w:szCs w:val="21"/>
              </w:rPr>
              <w:t>𝘅𝘂</w:t>
            </w:r>
            <w:r>
              <w:rPr>
                <w:rFonts w:ascii="Segoe UI" w:hAnsi="Segoe UI" w:cs="Segoe UI"/>
                <w:color w:val="212529"/>
                <w:sz w:val="21"/>
                <w:szCs w:val="21"/>
              </w:rPr>
              <w:t>̛</w:t>
            </w:r>
            <w:r>
              <w:rPr>
                <w:rFonts w:ascii="Cambria Math" w:hAnsi="Cambria Math" w:cs="Cambria Math"/>
                <w:color w:val="212529"/>
                <w:sz w:val="21"/>
                <w:szCs w:val="21"/>
              </w:rPr>
              <w:t>𝗼</w:t>
            </w:r>
            <w:r>
              <w:rPr>
                <w:rFonts w:ascii="Segoe UI" w:hAnsi="Segoe UI" w:cs="Segoe UI"/>
                <w:color w:val="212529"/>
                <w:sz w:val="21"/>
                <w:szCs w:val="21"/>
              </w:rPr>
              <w:t>̛́</w:t>
            </w:r>
            <w:r>
              <w:rPr>
                <w:rFonts w:ascii="Cambria Math" w:hAnsi="Cambria Math" w:cs="Cambria Math"/>
                <w:color w:val="212529"/>
                <w:sz w:val="21"/>
                <w:szCs w:val="21"/>
              </w:rPr>
              <w:t>𝗰</w:t>
            </w:r>
            <w:r>
              <w:rPr>
                <w:rFonts w:ascii="Segoe UI" w:hAnsi="Segoe UI" w:cs="Segoe UI"/>
                <w:color w:val="212529"/>
                <w:sz w:val="21"/>
                <w:szCs w:val="21"/>
              </w:rPr>
              <w:t xml:space="preserve"> </w:t>
            </w:r>
            <w:r>
              <w:rPr>
                <w:rFonts w:ascii="Cambria Math" w:hAnsi="Cambria Math" w:cs="Cambria Math"/>
                <w:color w:val="212529"/>
                <w:sz w:val="21"/>
                <w:szCs w:val="21"/>
              </w:rPr>
              <w:t>𝗫𝟯</w:t>
            </w:r>
            <w:r>
              <w:rPr>
                <w:rFonts w:ascii="Segoe UI" w:hAnsi="Segoe UI" w:cs="Segoe UI"/>
                <w:color w:val="212529"/>
                <w:sz w:val="21"/>
                <w:szCs w:val="21"/>
              </w:rPr>
              <w:t xml:space="preserve"> </w:t>
            </w:r>
            <w:r>
              <w:rPr>
                <w:rFonts w:ascii="Cambria Math" w:hAnsi="Cambria Math" w:cs="Cambria Math"/>
                <w:color w:val="212529"/>
                <w:sz w:val="21"/>
                <w:szCs w:val="21"/>
              </w:rPr>
              <w:t>𝗹𝗮</w:t>
            </w:r>
            <w:r>
              <w:rPr>
                <w:rFonts w:ascii="Segoe UI" w:hAnsi="Segoe UI" w:cs="Segoe UI"/>
                <w:color w:val="212529"/>
                <w:sz w:val="21"/>
                <w:szCs w:val="21"/>
              </w:rPr>
              <w:t>̂̀</w:t>
            </w:r>
            <w:r>
              <w:rPr>
                <w:rFonts w:ascii="Cambria Math" w:hAnsi="Cambria Math" w:cs="Cambria Math"/>
                <w:color w:val="212529"/>
                <w:sz w:val="21"/>
                <w:szCs w:val="21"/>
              </w:rPr>
              <w:t>𝗻</w:t>
            </w:r>
            <w:r>
              <w:rPr>
                <w:rFonts w:ascii="Segoe UI" w:hAnsi="Segoe UI" w:cs="Segoe UI"/>
                <w:color w:val="212529"/>
                <w:sz w:val="21"/>
                <w:szCs w:val="21"/>
              </w:rPr>
              <w:t xml:space="preserve"> </w:t>
            </w:r>
            <w:r>
              <w:rPr>
                <w:rFonts w:ascii="Cambria Math" w:hAnsi="Cambria Math" w:cs="Cambria Math"/>
                <w:color w:val="212529"/>
                <w:sz w:val="21"/>
                <w:szCs w:val="21"/>
              </w:rPr>
              <w:t>𝘃𝗮</w:t>
            </w:r>
            <w:r>
              <w:rPr>
                <w:rFonts w:ascii="Segoe UI" w:hAnsi="Segoe UI" w:cs="Segoe UI"/>
                <w:color w:val="212529"/>
                <w:sz w:val="21"/>
                <w:szCs w:val="21"/>
              </w:rPr>
              <w:t xml:space="preserve">̀ </w:t>
            </w:r>
            <w:r>
              <w:rPr>
                <w:rFonts w:ascii="Cambria Math" w:hAnsi="Cambria Math" w:cs="Cambria Math"/>
                <w:color w:val="212529"/>
                <w:sz w:val="21"/>
                <w:szCs w:val="21"/>
              </w:rPr>
              <w:t>𝗵𝗮</w:t>
            </w:r>
            <w:r>
              <w:rPr>
                <w:rFonts w:ascii="Segoe UI" w:hAnsi="Segoe UI" w:cs="Segoe UI"/>
                <w:color w:val="212529"/>
                <w:sz w:val="21"/>
                <w:szCs w:val="21"/>
              </w:rPr>
              <w:t>̣</w:t>
            </w:r>
            <w:r>
              <w:rPr>
                <w:rFonts w:ascii="Cambria Math" w:hAnsi="Cambria Math" w:cs="Cambria Math"/>
                <w:color w:val="212529"/>
                <w:sz w:val="21"/>
                <w:szCs w:val="21"/>
              </w:rPr>
              <w:t>𝗻</w:t>
            </w:r>
            <w:r>
              <w:rPr>
                <w:rFonts w:ascii="Segoe UI" w:hAnsi="Segoe UI" w:cs="Segoe UI"/>
                <w:color w:val="212529"/>
                <w:sz w:val="21"/>
                <w:szCs w:val="21"/>
              </w:rPr>
              <w:t xml:space="preserve"> </w:t>
            </w:r>
            <w:r>
              <w:rPr>
                <w:rFonts w:ascii="Cambria Math" w:hAnsi="Cambria Math" w:cs="Cambria Math"/>
                <w:color w:val="212529"/>
                <w:sz w:val="21"/>
                <w:szCs w:val="21"/>
              </w:rPr>
              <w:t>𝗰𝗵𝗲</w:t>
            </w:r>
            <w:r>
              <w:rPr>
                <w:rFonts w:ascii="Segoe UI" w:hAnsi="Segoe UI" w:cs="Segoe UI"/>
                <w:color w:val="212529"/>
                <w:sz w:val="21"/>
                <w:szCs w:val="21"/>
              </w:rPr>
              <w:t xml:space="preserve">̂́ </w:t>
            </w:r>
            <w:r>
              <w:rPr>
                <w:rFonts w:ascii="Cambria Math" w:hAnsi="Cambria Math" w:cs="Cambria Math"/>
                <w:color w:val="212529"/>
                <w:sz w:val="21"/>
                <w:szCs w:val="21"/>
              </w:rPr>
              <w:t>𝗯𝗮</w:t>
            </w:r>
            <w:r>
              <w:rPr>
                <w:rFonts w:ascii="Segoe UI" w:hAnsi="Segoe UI" w:cs="Segoe UI"/>
                <w:color w:val="212529"/>
                <w:sz w:val="21"/>
                <w:szCs w:val="21"/>
              </w:rPr>
              <w:t>́</w:t>
            </w:r>
            <w:r>
              <w:rPr>
                <w:rFonts w:ascii="Cambria Math" w:hAnsi="Cambria Math" w:cs="Cambria Math"/>
                <w:color w:val="212529"/>
                <w:sz w:val="21"/>
                <w:szCs w:val="21"/>
              </w:rPr>
              <w:t>𝗺</w:t>
            </w:r>
            <w:r>
              <w:rPr>
                <w:rFonts w:ascii="Segoe UI" w:hAnsi="Segoe UI" w:cs="Segoe UI"/>
                <w:color w:val="212529"/>
                <w:sz w:val="21"/>
                <w:szCs w:val="21"/>
              </w:rPr>
              <w:t xml:space="preserve"> </w:t>
            </w:r>
            <w:r>
              <w:rPr>
                <w:rFonts w:ascii="Cambria Math" w:hAnsi="Cambria Math" w:cs="Cambria Math"/>
                <w:color w:val="212529"/>
                <w:sz w:val="21"/>
                <w:szCs w:val="21"/>
              </w:rPr>
              <w:t>𝗯𝗮</w:t>
            </w:r>
            <w:r>
              <w:rPr>
                <w:rFonts w:ascii="Segoe UI" w:hAnsi="Segoe UI" w:cs="Segoe UI"/>
                <w:color w:val="212529"/>
                <w:sz w:val="21"/>
                <w:szCs w:val="21"/>
              </w:rPr>
              <w:t>̂̉</w:t>
            </w:r>
            <w:r>
              <w:rPr>
                <w:rFonts w:ascii="Cambria Math" w:hAnsi="Cambria Math" w:cs="Cambria Math"/>
                <w:color w:val="212529"/>
                <w:sz w:val="21"/>
                <w:szCs w:val="21"/>
              </w:rPr>
              <w:t>𝗻</w:t>
            </w:r>
            <w:r>
              <w:rPr>
                <w:rFonts w:ascii="Segoe UI" w:hAnsi="Segoe UI" w:cs="Segoe UI"/>
                <w:color w:val="212529"/>
                <w:sz w:val="21"/>
                <w:szCs w:val="21"/>
              </w:rPr>
              <w:t xml:space="preserve"> </w:t>
            </w:r>
            <w:r>
              <w:rPr>
                <w:rFonts w:ascii="Cambria Math" w:hAnsi="Cambria Math" w:cs="Cambria Math"/>
                <w:color w:val="212529"/>
                <w:sz w:val="21"/>
                <w:szCs w:val="21"/>
              </w:rPr>
              <w:t>𝗫𝟮</w:t>
            </w:r>
            <w:r>
              <w:rPr>
                <w:rFonts w:ascii="Segoe UI" w:hAnsi="Segoe UI" w:cs="Segoe UI"/>
                <w:color w:val="212529"/>
                <w:sz w:val="21"/>
                <w:szCs w:val="21"/>
              </w:rPr>
              <w:t xml:space="preserve"> </w:t>
            </w:r>
            <w:r>
              <w:rPr>
                <w:rFonts w:ascii="Cambria Math" w:hAnsi="Cambria Math" w:cs="Cambria Math"/>
                <w:color w:val="212529"/>
                <w:sz w:val="21"/>
                <w:szCs w:val="21"/>
              </w:rPr>
              <w:t>𝗹𝗮</w:t>
            </w:r>
            <w:r>
              <w:rPr>
                <w:rFonts w:ascii="Segoe UI" w:hAnsi="Segoe UI" w:cs="Segoe UI"/>
                <w:color w:val="212529"/>
                <w:sz w:val="21"/>
                <w:szCs w:val="21"/>
              </w:rPr>
              <w:t>̂̀</w:t>
            </w:r>
            <w:r>
              <w:rPr>
                <w:rFonts w:ascii="Cambria Math" w:hAnsi="Cambria Math" w:cs="Cambria Math"/>
                <w:color w:val="212529"/>
                <w:sz w:val="21"/>
                <w:szCs w:val="21"/>
              </w:rPr>
              <w:t>𝗻</w:t>
            </w:r>
            <w:r>
              <w:rPr>
                <w:rFonts w:ascii="Segoe UI" w:hAnsi="Segoe UI" w:cs="Segoe UI"/>
                <w:color w:val="212529"/>
                <w:sz w:val="21"/>
                <w:szCs w:val="21"/>
              </w:rPr>
              <w:t>, đảm bảo tầm nhìn hoàn toàn thoải mái dù bạn tham gia bất kỳ hoạt động gì.</w:t>
            </w:r>
          </w:p>
          <w:p w14:paraId="67009AC2" w14:textId="77777777" w:rsidR="008622DB" w:rsidRDefault="008622DB" w:rsidP="00360364">
            <w:pPr>
              <w:rPr>
                <w:rFonts w:ascii="Segoe UI" w:hAnsi="Segoe UI" w:cs="Segoe UI"/>
                <w:color w:val="212529"/>
                <w:sz w:val="23"/>
                <w:szCs w:val="23"/>
              </w:rPr>
            </w:pPr>
            <w:r>
              <w:rPr>
                <w:rFonts w:ascii="Segoe UI" w:hAnsi="Segoe UI" w:cs="Segoe UI"/>
                <w:color w:val="212529"/>
                <w:sz w:val="23"/>
                <w:szCs w:val="23"/>
              </w:rPr>
              <w:br/>
            </w:r>
            <w:r>
              <w:rPr>
                <w:rFonts w:ascii="Segoe UI" w:hAnsi="Segoe UI" w:cs="Segoe UI"/>
                <w:color w:val="212529"/>
                <w:sz w:val="21"/>
                <w:szCs w:val="21"/>
              </w:rPr>
              <w:t xml:space="preserve">- Đồng thời, Crizal Rock </w:t>
            </w:r>
            <w:r>
              <w:rPr>
                <w:rFonts w:ascii="Cambria Math" w:hAnsi="Cambria Math" w:cs="Cambria Math"/>
                <w:color w:val="212529"/>
                <w:sz w:val="21"/>
                <w:szCs w:val="21"/>
              </w:rPr>
              <w:t>𝗻𝗴𝗮</w:t>
            </w:r>
            <w:r>
              <w:rPr>
                <w:rFonts w:ascii="Segoe UI" w:hAnsi="Segoe UI" w:cs="Segoe UI"/>
                <w:color w:val="212529"/>
                <w:sz w:val="21"/>
                <w:szCs w:val="21"/>
              </w:rPr>
              <w:t>̆</w:t>
            </w:r>
            <w:r>
              <w:rPr>
                <w:rFonts w:ascii="Cambria Math" w:hAnsi="Cambria Math" w:cs="Cambria Math"/>
                <w:color w:val="212529"/>
                <w:sz w:val="21"/>
                <w:szCs w:val="21"/>
              </w:rPr>
              <w:t>𝗻</w:t>
            </w:r>
            <w:r>
              <w:rPr>
                <w:rFonts w:ascii="Segoe UI" w:hAnsi="Segoe UI" w:cs="Segoe UI"/>
                <w:color w:val="212529"/>
                <w:sz w:val="21"/>
                <w:szCs w:val="21"/>
              </w:rPr>
              <w:t xml:space="preserve"> </w:t>
            </w:r>
            <w:r>
              <w:rPr>
                <w:rFonts w:ascii="Cambria Math" w:hAnsi="Cambria Math" w:cs="Cambria Math"/>
                <w:color w:val="212529"/>
                <w:sz w:val="21"/>
                <w:szCs w:val="21"/>
              </w:rPr>
              <w:t>𝗰𝗵𝗮</w:t>
            </w:r>
            <w:r>
              <w:rPr>
                <w:rFonts w:ascii="Segoe UI" w:hAnsi="Segoe UI" w:cs="Segoe UI"/>
                <w:color w:val="212529"/>
                <w:sz w:val="21"/>
                <w:szCs w:val="21"/>
              </w:rPr>
              <w:t>̣̆</w:t>
            </w:r>
            <w:r>
              <w:rPr>
                <w:rFonts w:ascii="Cambria Math" w:hAnsi="Cambria Math" w:cs="Cambria Math"/>
                <w:color w:val="212529"/>
                <w:sz w:val="21"/>
                <w:szCs w:val="21"/>
              </w:rPr>
              <w:t>𝗻</w:t>
            </w:r>
            <w:r>
              <w:rPr>
                <w:rFonts w:ascii="Segoe UI" w:hAnsi="Segoe UI" w:cs="Segoe UI"/>
                <w:color w:val="212529"/>
                <w:sz w:val="21"/>
                <w:szCs w:val="21"/>
              </w:rPr>
              <w:t xml:space="preserve"> </w:t>
            </w:r>
            <w:r>
              <w:rPr>
                <w:rFonts w:ascii="Cambria Math" w:hAnsi="Cambria Math" w:cs="Cambria Math"/>
                <w:color w:val="212529"/>
                <w:sz w:val="21"/>
                <w:szCs w:val="21"/>
              </w:rPr>
              <w:t>𝗮</w:t>
            </w:r>
            <w:r>
              <w:rPr>
                <w:rFonts w:ascii="Segoe UI" w:hAnsi="Segoe UI" w:cs="Segoe UI"/>
                <w:color w:val="212529"/>
                <w:sz w:val="21"/>
                <w:szCs w:val="21"/>
              </w:rPr>
              <w:t>́</w:t>
            </w:r>
            <w:r>
              <w:rPr>
                <w:rFonts w:ascii="Cambria Math" w:hAnsi="Cambria Math" w:cs="Cambria Math"/>
                <w:color w:val="212529"/>
                <w:sz w:val="21"/>
                <w:szCs w:val="21"/>
              </w:rPr>
              <w:t>𝗻𝗵</w:t>
            </w:r>
            <w:r>
              <w:rPr>
                <w:rFonts w:ascii="Segoe UI" w:hAnsi="Segoe UI" w:cs="Segoe UI"/>
                <w:color w:val="212529"/>
                <w:sz w:val="21"/>
                <w:szCs w:val="21"/>
              </w:rPr>
              <w:t xml:space="preserve"> </w:t>
            </w:r>
            <w:r>
              <w:rPr>
                <w:rFonts w:ascii="Cambria Math" w:hAnsi="Cambria Math" w:cs="Cambria Math"/>
                <w:color w:val="212529"/>
                <w:sz w:val="21"/>
                <w:szCs w:val="21"/>
              </w:rPr>
              <w:t>𝘀𝗮</w:t>
            </w:r>
            <w:r>
              <w:rPr>
                <w:rFonts w:ascii="Segoe UI" w:hAnsi="Segoe UI" w:cs="Segoe UI"/>
                <w:color w:val="212529"/>
                <w:sz w:val="21"/>
                <w:szCs w:val="21"/>
              </w:rPr>
              <w:t>́</w:t>
            </w:r>
            <w:r>
              <w:rPr>
                <w:rFonts w:ascii="Cambria Math" w:hAnsi="Cambria Math" w:cs="Cambria Math"/>
                <w:color w:val="212529"/>
                <w:sz w:val="21"/>
                <w:szCs w:val="21"/>
              </w:rPr>
              <w:t>𝗻𝗴</w:t>
            </w:r>
            <w:r>
              <w:rPr>
                <w:rFonts w:ascii="Segoe UI" w:hAnsi="Segoe UI" w:cs="Segoe UI"/>
                <w:color w:val="212529"/>
                <w:sz w:val="21"/>
                <w:szCs w:val="21"/>
              </w:rPr>
              <w:t xml:space="preserve"> </w:t>
            </w:r>
            <w:r>
              <w:rPr>
                <w:rFonts w:ascii="Cambria Math" w:hAnsi="Cambria Math" w:cs="Cambria Math"/>
                <w:color w:val="212529"/>
                <w:sz w:val="21"/>
                <w:szCs w:val="21"/>
              </w:rPr>
              <w:t>𝘅𝗮𝗻𝗵</w:t>
            </w:r>
            <w:r>
              <w:rPr>
                <w:rFonts w:ascii="Segoe UI" w:hAnsi="Segoe UI" w:cs="Segoe UI"/>
                <w:color w:val="212529"/>
                <w:sz w:val="21"/>
                <w:szCs w:val="21"/>
              </w:rPr>
              <w:t xml:space="preserve"> </w:t>
            </w:r>
            <w:r>
              <w:rPr>
                <w:rFonts w:ascii="Cambria Math" w:hAnsi="Cambria Math" w:cs="Cambria Math"/>
                <w:color w:val="212529"/>
                <w:sz w:val="21"/>
                <w:szCs w:val="21"/>
              </w:rPr>
              <w:t>𝗰𝗼</w:t>
            </w:r>
            <w:r>
              <w:rPr>
                <w:rFonts w:ascii="Segoe UI" w:hAnsi="Segoe UI" w:cs="Segoe UI"/>
                <w:color w:val="212529"/>
                <w:sz w:val="21"/>
                <w:szCs w:val="21"/>
              </w:rPr>
              <w:t xml:space="preserve">́ </w:t>
            </w:r>
            <w:r>
              <w:rPr>
                <w:rFonts w:ascii="Cambria Math" w:hAnsi="Cambria Math" w:cs="Cambria Math"/>
                <w:color w:val="212529"/>
                <w:sz w:val="21"/>
                <w:szCs w:val="21"/>
              </w:rPr>
              <w:t>𝗵𝗮</w:t>
            </w:r>
            <w:r>
              <w:rPr>
                <w:rFonts w:ascii="Segoe UI" w:hAnsi="Segoe UI" w:cs="Segoe UI"/>
                <w:color w:val="212529"/>
                <w:sz w:val="21"/>
                <w:szCs w:val="21"/>
              </w:rPr>
              <w:t>̣</w:t>
            </w:r>
            <w:r>
              <w:rPr>
                <w:rFonts w:ascii="Cambria Math" w:hAnsi="Cambria Math" w:cs="Cambria Math"/>
                <w:color w:val="212529"/>
                <w:sz w:val="21"/>
                <w:szCs w:val="21"/>
              </w:rPr>
              <w:t>𝗶</w:t>
            </w:r>
            <w:r>
              <w:rPr>
                <w:rFonts w:ascii="Segoe UI" w:hAnsi="Segoe UI" w:cs="Segoe UI"/>
                <w:color w:val="212529"/>
                <w:sz w:val="21"/>
                <w:szCs w:val="21"/>
              </w:rPr>
              <w:t xml:space="preserve"> </w:t>
            </w:r>
            <w:r>
              <w:rPr>
                <w:rFonts w:ascii="Cambria Math" w:hAnsi="Cambria Math" w:cs="Cambria Math"/>
                <w:color w:val="212529"/>
                <w:sz w:val="21"/>
                <w:szCs w:val="21"/>
              </w:rPr>
              <w:t>𝘃𝗮</w:t>
            </w:r>
            <w:r>
              <w:rPr>
                <w:rFonts w:ascii="Segoe UI" w:hAnsi="Segoe UI" w:cs="Segoe UI"/>
                <w:color w:val="212529"/>
                <w:sz w:val="21"/>
                <w:szCs w:val="21"/>
              </w:rPr>
              <w:t xml:space="preserve">̀ </w:t>
            </w:r>
            <w:r>
              <w:rPr>
                <w:rFonts w:ascii="Cambria Math" w:hAnsi="Cambria Math" w:cs="Cambria Math"/>
                <w:color w:val="212529"/>
                <w:sz w:val="21"/>
                <w:szCs w:val="21"/>
              </w:rPr>
              <w:t>𝘁𝗶𝗮</w:t>
            </w:r>
            <w:r>
              <w:rPr>
                <w:rFonts w:ascii="Segoe UI" w:hAnsi="Segoe UI" w:cs="Segoe UI"/>
                <w:color w:val="212529"/>
                <w:sz w:val="21"/>
                <w:szCs w:val="21"/>
              </w:rPr>
              <w:t xml:space="preserve"> </w:t>
            </w:r>
            <w:r>
              <w:rPr>
                <w:rFonts w:ascii="Cambria Math" w:hAnsi="Cambria Math" w:cs="Cambria Math"/>
                <w:color w:val="212529"/>
                <w:sz w:val="21"/>
                <w:szCs w:val="21"/>
              </w:rPr>
              <w:t>𝗨𝗩</w:t>
            </w:r>
            <w:r>
              <w:rPr>
                <w:rFonts w:ascii="Segoe UI" w:hAnsi="Segoe UI" w:cs="Segoe UI"/>
                <w:color w:val="212529"/>
                <w:sz w:val="21"/>
                <w:szCs w:val="21"/>
              </w:rPr>
              <w:t xml:space="preserve"> </w:t>
            </w:r>
            <w:r>
              <w:rPr>
                <w:rFonts w:ascii="Cambria Math" w:hAnsi="Cambria Math" w:cs="Cambria Math"/>
                <w:color w:val="212529"/>
                <w:sz w:val="21"/>
                <w:szCs w:val="21"/>
              </w:rPr>
              <w:t>𝘁𝗼</w:t>
            </w:r>
            <w:r>
              <w:rPr>
                <w:rFonts w:ascii="Segoe UI" w:hAnsi="Segoe UI" w:cs="Segoe UI"/>
                <w:color w:val="212529"/>
                <w:sz w:val="21"/>
                <w:szCs w:val="21"/>
              </w:rPr>
              <w:t>̛́</w:t>
            </w:r>
            <w:r>
              <w:rPr>
                <w:rFonts w:ascii="Cambria Math" w:hAnsi="Cambria Math" w:cs="Cambria Math"/>
                <w:color w:val="212529"/>
                <w:sz w:val="21"/>
                <w:szCs w:val="21"/>
              </w:rPr>
              <w:t>𝗶</w:t>
            </w:r>
            <w:r>
              <w:rPr>
                <w:rFonts w:ascii="Segoe UI" w:hAnsi="Segoe UI" w:cs="Segoe UI"/>
                <w:color w:val="212529"/>
                <w:sz w:val="21"/>
                <w:szCs w:val="21"/>
              </w:rPr>
              <w:t xml:space="preserve"> </w:t>
            </w:r>
            <w:r>
              <w:rPr>
                <w:rFonts w:ascii="Cambria Math" w:hAnsi="Cambria Math" w:cs="Cambria Math"/>
                <w:color w:val="212529"/>
                <w:sz w:val="21"/>
                <w:szCs w:val="21"/>
              </w:rPr>
              <w:t>𝗺𝗮</w:t>
            </w:r>
            <w:r>
              <w:rPr>
                <w:rFonts w:ascii="Segoe UI" w:hAnsi="Segoe UI" w:cs="Segoe UI"/>
                <w:color w:val="212529"/>
                <w:sz w:val="21"/>
                <w:szCs w:val="21"/>
              </w:rPr>
              <w:t>̆́</w:t>
            </w:r>
            <w:r>
              <w:rPr>
                <w:rFonts w:ascii="Cambria Math" w:hAnsi="Cambria Math" w:cs="Cambria Math"/>
                <w:color w:val="212529"/>
                <w:sz w:val="21"/>
                <w:szCs w:val="21"/>
              </w:rPr>
              <w:t>𝘁</w:t>
            </w:r>
            <w:r>
              <w:rPr>
                <w:rFonts w:ascii="Segoe UI" w:hAnsi="Segoe UI" w:cs="Segoe UI"/>
                <w:color w:val="212529"/>
                <w:sz w:val="21"/>
                <w:szCs w:val="21"/>
              </w:rPr>
              <w:t>, để bạn tự do tận hưởng cuộc sống online - offline mà không khiến mắt bị tổn hại.</w:t>
            </w:r>
          </w:p>
          <w:p w14:paraId="2BDEDD4D" w14:textId="77777777" w:rsidR="008622DB" w:rsidRDefault="008622DB" w:rsidP="00D2612B">
            <w:pPr>
              <w:rPr>
                <w:sz w:val="23"/>
                <w:szCs w:val="23"/>
              </w:rPr>
            </w:pPr>
            <w:r>
              <w:rPr>
                <w:rStyle w:val="Strong"/>
                <w:rFonts w:ascii="Segoe UI" w:hAnsi="Segoe UI" w:cs="Segoe UI"/>
                <w:color w:val="212529"/>
                <w:sz w:val="30"/>
                <w:szCs w:val="30"/>
              </w:rPr>
              <w:t>CÔNG NGHỆ KÍNH LỌC ÁNH SÁNG XANH TRONG SUỐT </w:t>
            </w:r>
            <w:r>
              <w:rPr>
                <w:rStyle w:val="Strong"/>
                <w:rFonts w:ascii="Segoe UI" w:hAnsi="Segoe UI" w:cs="Segoe UI"/>
                <w:color w:val="2980B9"/>
                <w:sz w:val="30"/>
                <w:szCs w:val="30"/>
              </w:rPr>
              <w:t>BLUE UV CAPTURE</w:t>
            </w:r>
          </w:p>
          <w:p w14:paraId="1FDC8D62" w14:textId="77777777" w:rsidR="008622DB" w:rsidRDefault="008622DB" w:rsidP="00360364">
            <w:pPr>
              <w:rPr>
                <w:rFonts w:ascii="Segoe UI" w:hAnsi="Segoe UI" w:cs="Segoe UI"/>
                <w:color w:val="212529"/>
                <w:sz w:val="23"/>
                <w:szCs w:val="23"/>
              </w:rPr>
            </w:pPr>
            <w:r>
              <w:rPr>
                <w:rFonts w:ascii="Segoe UI" w:hAnsi="Segoe UI" w:cs="Segoe UI"/>
                <w:color w:val="212529"/>
                <w:sz w:val="23"/>
                <w:szCs w:val="23"/>
              </w:rPr>
              <w:lastRenderedPageBreak/>
              <w:br/>
            </w:r>
            <w:r>
              <w:rPr>
                <w:rFonts w:ascii="Segoe UI" w:hAnsi="Segoe UI" w:cs="Segoe UI"/>
                <w:color w:val="212529"/>
                <w:sz w:val="21"/>
                <w:szCs w:val="21"/>
              </w:rPr>
              <w:t xml:space="preserve">Dành cho bất kỳ ai cảm thấy lo lắng bởi việc ánh sáng xanh luôn hiện hữu trong cuộc sống, công nghệ mới </w:t>
            </w:r>
            <w:r>
              <w:rPr>
                <w:rFonts w:ascii="Cambria Math" w:hAnsi="Cambria Math" w:cs="Cambria Math"/>
                <w:color w:val="212529"/>
                <w:sz w:val="21"/>
                <w:szCs w:val="21"/>
              </w:rPr>
              <w:t>𝗕𝗹𝘂𝗲</w:t>
            </w:r>
            <w:r>
              <w:rPr>
                <w:rFonts w:ascii="Segoe UI" w:hAnsi="Segoe UI" w:cs="Segoe UI"/>
                <w:color w:val="212529"/>
                <w:sz w:val="21"/>
                <w:szCs w:val="21"/>
              </w:rPr>
              <w:t xml:space="preserve"> </w:t>
            </w:r>
            <w:r>
              <w:rPr>
                <w:rFonts w:ascii="Cambria Math" w:hAnsi="Cambria Math" w:cs="Cambria Math"/>
                <w:color w:val="212529"/>
                <w:sz w:val="21"/>
                <w:szCs w:val="21"/>
              </w:rPr>
              <w:t>𝗨𝗩</w:t>
            </w:r>
            <w:r>
              <w:rPr>
                <w:rFonts w:ascii="Segoe UI" w:hAnsi="Segoe UI" w:cs="Segoe UI"/>
                <w:color w:val="212529"/>
                <w:sz w:val="21"/>
                <w:szCs w:val="21"/>
              </w:rPr>
              <w:t xml:space="preserve"> </w:t>
            </w:r>
            <w:r>
              <w:rPr>
                <w:rFonts w:ascii="Cambria Math" w:hAnsi="Cambria Math" w:cs="Cambria Math"/>
                <w:color w:val="212529"/>
                <w:sz w:val="21"/>
                <w:szCs w:val="21"/>
              </w:rPr>
              <w:t>𝗖𝗮𝗽𝘁𝘂𝗿𝗲</w:t>
            </w:r>
            <w:r>
              <w:rPr>
                <w:rFonts w:ascii="Segoe UI" w:hAnsi="Segoe UI" w:cs="Segoe UI"/>
                <w:color w:val="212529"/>
                <w:sz w:val="21"/>
                <w:szCs w:val="21"/>
              </w:rPr>
              <w:t xml:space="preserve"> có khả năng </w:t>
            </w:r>
            <w:r>
              <w:rPr>
                <w:rStyle w:val="Strong"/>
                <w:rFonts w:ascii="Cambria Math" w:hAnsi="Cambria Math" w:cs="Cambria Math"/>
                <w:color w:val="212529"/>
                <w:sz w:val="21"/>
                <w:szCs w:val="21"/>
              </w:rPr>
              <w:t>𝗹𝗼</w:t>
            </w:r>
            <w:r>
              <w:rPr>
                <w:rStyle w:val="Strong"/>
                <w:rFonts w:ascii="Segoe UI" w:hAnsi="Segoe UI" w:cs="Segoe UI"/>
                <w:color w:val="212529"/>
                <w:sz w:val="21"/>
                <w:szCs w:val="21"/>
              </w:rPr>
              <w:t>̣</w:t>
            </w:r>
            <w:r>
              <w:rPr>
                <w:rStyle w:val="Strong"/>
                <w:rFonts w:ascii="Cambria Math" w:hAnsi="Cambria Math" w:cs="Cambria Math"/>
                <w:color w:val="212529"/>
                <w:sz w:val="21"/>
                <w:szCs w:val="21"/>
              </w:rPr>
              <w:t>𝗰</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𝗮</w:t>
            </w:r>
            <w:r>
              <w:rPr>
                <w:rStyle w:val="Strong"/>
                <w:rFonts w:ascii="Segoe UI" w:hAnsi="Segoe UI" w:cs="Segoe UI"/>
                <w:color w:val="212529"/>
                <w:sz w:val="21"/>
                <w:szCs w:val="21"/>
              </w:rPr>
              <w:t>́</w:t>
            </w:r>
            <w:r>
              <w:rPr>
                <w:rStyle w:val="Strong"/>
                <w:rFonts w:ascii="Cambria Math" w:hAnsi="Cambria Math" w:cs="Cambria Math"/>
                <w:color w:val="212529"/>
                <w:sz w:val="21"/>
                <w:szCs w:val="21"/>
              </w:rPr>
              <w:t>𝗻𝗵</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𝘀𝗮</w:t>
            </w:r>
            <w:r>
              <w:rPr>
                <w:rStyle w:val="Strong"/>
                <w:rFonts w:ascii="Segoe UI" w:hAnsi="Segoe UI" w:cs="Segoe UI"/>
                <w:color w:val="212529"/>
                <w:sz w:val="21"/>
                <w:szCs w:val="21"/>
              </w:rPr>
              <w:t>́</w:t>
            </w:r>
            <w:r>
              <w:rPr>
                <w:rStyle w:val="Strong"/>
                <w:rFonts w:ascii="Cambria Math" w:hAnsi="Cambria Math" w:cs="Cambria Math"/>
                <w:color w:val="212529"/>
                <w:sz w:val="21"/>
                <w:szCs w:val="21"/>
              </w:rPr>
              <w:t>𝗻𝗴</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𝘅𝗮𝗻𝗵</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𝗛𝗜𝗘</w:t>
            </w:r>
            <w:r>
              <w:rPr>
                <w:rStyle w:val="Strong"/>
                <w:rFonts w:ascii="Segoe UI" w:hAnsi="Segoe UI" w:cs="Segoe UI"/>
                <w:color w:val="212529"/>
                <w:sz w:val="21"/>
                <w:szCs w:val="21"/>
              </w:rPr>
              <w:t>̣̂</w:t>
            </w:r>
            <w:r>
              <w:rPr>
                <w:rStyle w:val="Strong"/>
                <w:rFonts w:ascii="Cambria Math" w:hAnsi="Cambria Math" w:cs="Cambria Math"/>
                <w:color w:val="212529"/>
                <w:sz w:val="21"/>
                <w:szCs w:val="21"/>
              </w:rPr>
              <w:t>𝗨</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𝗤𝗨𝗔</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𝗚𝗔</w:t>
            </w:r>
            <w:r>
              <w:rPr>
                <w:rStyle w:val="Strong"/>
                <w:rFonts w:ascii="Segoe UI" w:hAnsi="Segoe UI" w:cs="Segoe UI"/>
                <w:color w:val="212529"/>
                <w:sz w:val="21"/>
                <w:szCs w:val="21"/>
              </w:rPr>
              <w:t>̂́</w:t>
            </w:r>
            <w:r>
              <w:rPr>
                <w:rStyle w:val="Strong"/>
                <w:rFonts w:ascii="Cambria Math" w:hAnsi="Cambria Math" w:cs="Cambria Math"/>
                <w:color w:val="212529"/>
                <w:sz w:val="21"/>
                <w:szCs w:val="21"/>
              </w:rPr>
              <w:t>𝗣</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𝟯</w:t>
            </w:r>
            <w:r>
              <w:rPr>
                <w:rStyle w:val="Strong"/>
                <w:rFonts w:ascii="Segoe UI" w:hAnsi="Segoe UI" w:cs="Segoe UI"/>
                <w:color w:val="212529"/>
                <w:sz w:val="21"/>
                <w:szCs w:val="21"/>
              </w:rPr>
              <w:t xml:space="preserve"> </w:t>
            </w:r>
            <w:r>
              <w:rPr>
                <w:rStyle w:val="Strong"/>
                <w:rFonts w:ascii="Cambria Math" w:hAnsi="Cambria Math" w:cs="Cambria Math"/>
                <w:color w:val="212529"/>
                <w:sz w:val="21"/>
                <w:szCs w:val="21"/>
              </w:rPr>
              <w:t>𝗟𝗔</w:t>
            </w:r>
            <w:r>
              <w:rPr>
                <w:rStyle w:val="Strong"/>
                <w:rFonts w:ascii="Segoe UI" w:hAnsi="Segoe UI" w:cs="Segoe UI"/>
                <w:color w:val="212529"/>
                <w:sz w:val="21"/>
                <w:szCs w:val="21"/>
              </w:rPr>
              <w:t>̂̀</w:t>
            </w:r>
            <w:r>
              <w:rPr>
                <w:rStyle w:val="Strong"/>
                <w:rFonts w:ascii="Cambria Math" w:hAnsi="Cambria Math" w:cs="Cambria Math"/>
                <w:color w:val="212529"/>
                <w:sz w:val="21"/>
                <w:szCs w:val="21"/>
              </w:rPr>
              <w:t>𝗡</w:t>
            </w:r>
            <w:r>
              <w:rPr>
                <w:rFonts w:ascii="Segoe UI" w:hAnsi="Segoe UI" w:cs="Segoe UI"/>
                <w:color w:val="212529"/>
                <w:sz w:val="21"/>
                <w:szCs w:val="21"/>
              </w:rPr>
              <w:t> so với tròng kính thông thường, ngăn chặn 24/7 ánh sáng xanh tím có hại phát ra từ các thiết bị điện tử, đèn LED và đặc biệt là mặt trời.</w:t>
            </w:r>
            <w:r>
              <w:rPr>
                <w:rFonts w:ascii="Segoe UI" w:hAnsi="Segoe UI" w:cs="Segoe UI"/>
                <w:color w:val="212529"/>
                <w:sz w:val="21"/>
                <w:szCs w:val="21"/>
              </w:rPr>
              <w:br/>
              <w:t xml:space="preserve">- Đặc biệt, tròng kính Blue UV Capture sở hữu </w:t>
            </w:r>
            <w:r>
              <w:rPr>
                <w:rFonts w:ascii="Cambria Math" w:hAnsi="Cambria Math" w:cs="Cambria Math"/>
                <w:color w:val="212529"/>
                <w:sz w:val="21"/>
                <w:szCs w:val="21"/>
              </w:rPr>
              <w:t>𝘃𝗲</w:t>
            </w:r>
            <w:r>
              <w:rPr>
                <w:rFonts w:ascii="Segoe UI" w:hAnsi="Segoe UI" w:cs="Segoe UI"/>
                <w:color w:val="212529"/>
                <w:sz w:val="21"/>
                <w:szCs w:val="21"/>
              </w:rPr>
              <w:t xml:space="preserve">̉ </w:t>
            </w:r>
            <w:r>
              <w:rPr>
                <w:rFonts w:ascii="Cambria Math" w:hAnsi="Cambria Math" w:cs="Cambria Math"/>
                <w:color w:val="212529"/>
                <w:sz w:val="21"/>
                <w:szCs w:val="21"/>
              </w:rPr>
              <w:t>𝗻𝗴𝗼𝗮</w:t>
            </w:r>
            <w:r>
              <w:rPr>
                <w:rFonts w:ascii="Segoe UI" w:hAnsi="Segoe UI" w:cs="Segoe UI"/>
                <w:color w:val="212529"/>
                <w:sz w:val="21"/>
                <w:szCs w:val="21"/>
              </w:rPr>
              <w:t>̀</w:t>
            </w:r>
            <w:r>
              <w:rPr>
                <w:rFonts w:ascii="Cambria Math" w:hAnsi="Cambria Math" w:cs="Cambria Math"/>
                <w:color w:val="212529"/>
                <w:sz w:val="21"/>
                <w:szCs w:val="21"/>
              </w:rPr>
              <w:t>𝗶</w:t>
            </w:r>
            <w:r>
              <w:rPr>
                <w:rFonts w:ascii="Segoe UI" w:hAnsi="Segoe UI" w:cs="Segoe UI"/>
                <w:color w:val="212529"/>
                <w:sz w:val="21"/>
                <w:szCs w:val="21"/>
              </w:rPr>
              <w:t xml:space="preserve"> </w:t>
            </w:r>
            <w:r>
              <w:rPr>
                <w:rFonts w:ascii="Cambria Math" w:hAnsi="Cambria Math" w:cs="Cambria Math"/>
                <w:color w:val="212529"/>
                <w:sz w:val="21"/>
                <w:szCs w:val="21"/>
              </w:rPr>
              <w:t>𝘁𝗿𝗼𝗻𝗴</w:t>
            </w:r>
            <w:r>
              <w:rPr>
                <w:rFonts w:ascii="Segoe UI" w:hAnsi="Segoe UI" w:cs="Segoe UI"/>
                <w:color w:val="212529"/>
                <w:sz w:val="21"/>
                <w:szCs w:val="21"/>
              </w:rPr>
              <w:t xml:space="preserve"> </w:t>
            </w:r>
            <w:r>
              <w:rPr>
                <w:rFonts w:ascii="Cambria Math" w:hAnsi="Cambria Math" w:cs="Cambria Math"/>
                <w:color w:val="212529"/>
                <w:sz w:val="21"/>
                <w:szCs w:val="21"/>
              </w:rPr>
              <w:t>𝘀𝘂𝗼</w:t>
            </w:r>
            <w:r>
              <w:rPr>
                <w:rFonts w:ascii="Segoe UI" w:hAnsi="Segoe UI" w:cs="Segoe UI"/>
                <w:color w:val="212529"/>
                <w:sz w:val="21"/>
                <w:szCs w:val="21"/>
              </w:rPr>
              <w:t>̂́</w:t>
            </w:r>
            <w:r>
              <w:rPr>
                <w:rFonts w:ascii="Cambria Math" w:hAnsi="Cambria Math" w:cs="Cambria Math"/>
                <w:color w:val="212529"/>
                <w:sz w:val="21"/>
                <w:szCs w:val="21"/>
              </w:rPr>
              <w:t>𝘁</w:t>
            </w:r>
            <w:r>
              <w:rPr>
                <w:rFonts w:ascii="Segoe UI" w:hAnsi="Segoe UI" w:cs="Segoe UI"/>
                <w:color w:val="212529"/>
                <w:sz w:val="21"/>
                <w:szCs w:val="21"/>
              </w:rPr>
              <w:t xml:space="preserve">, </w:t>
            </w:r>
            <w:r>
              <w:rPr>
                <w:rFonts w:ascii="Cambria Math" w:hAnsi="Cambria Math" w:cs="Cambria Math"/>
                <w:color w:val="212529"/>
                <w:sz w:val="21"/>
                <w:szCs w:val="21"/>
              </w:rPr>
              <w:t>𝗸𝗵𝘂</w:t>
            </w:r>
            <w:r>
              <w:rPr>
                <w:rFonts w:ascii="Segoe UI" w:hAnsi="Segoe UI" w:cs="Segoe UI"/>
                <w:color w:val="212529"/>
                <w:sz w:val="21"/>
                <w:szCs w:val="21"/>
              </w:rPr>
              <w:t xml:space="preserve">̛̉ </w:t>
            </w:r>
            <w:r>
              <w:rPr>
                <w:rFonts w:ascii="Cambria Math" w:hAnsi="Cambria Math" w:cs="Cambria Math"/>
                <w:color w:val="212529"/>
                <w:sz w:val="21"/>
                <w:szCs w:val="21"/>
              </w:rPr>
              <w:t>𝗮</w:t>
            </w:r>
            <w:r>
              <w:rPr>
                <w:rFonts w:ascii="Segoe UI" w:hAnsi="Segoe UI" w:cs="Segoe UI"/>
                <w:color w:val="212529"/>
                <w:sz w:val="21"/>
                <w:szCs w:val="21"/>
              </w:rPr>
              <w:t>́</w:t>
            </w:r>
            <w:r>
              <w:rPr>
                <w:rFonts w:ascii="Cambria Math" w:hAnsi="Cambria Math" w:cs="Cambria Math"/>
                <w:color w:val="212529"/>
                <w:sz w:val="21"/>
                <w:szCs w:val="21"/>
              </w:rPr>
              <w:t>𝗻𝗵</w:t>
            </w:r>
            <w:r>
              <w:rPr>
                <w:rFonts w:ascii="Segoe UI" w:hAnsi="Segoe UI" w:cs="Segoe UI"/>
                <w:color w:val="212529"/>
                <w:sz w:val="21"/>
                <w:szCs w:val="21"/>
              </w:rPr>
              <w:t xml:space="preserve"> </w:t>
            </w:r>
            <w:r>
              <w:rPr>
                <w:rFonts w:ascii="Cambria Math" w:hAnsi="Cambria Math" w:cs="Cambria Math"/>
                <w:color w:val="212529"/>
                <w:sz w:val="21"/>
                <w:szCs w:val="21"/>
              </w:rPr>
              <w:t>𝘃𝗮</w:t>
            </w:r>
            <w:r>
              <w:rPr>
                <w:rFonts w:ascii="Segoe UI" w:hAnsi="Segoe UI" w:cs="Segoe UI"/>
                <w:color w:val="212529"/>
                <w:sz w:val="21"/>
                <w:szCs w:val="21"/>
              </w:rPr>
              <w:t>̀</w:t>
            </w:r>
            <w:r>
              <w:rPr>
                <w:rFonts w:ascii="Cambria Math" w:hAnsi="Cambria Math" w:cs="Cambria Math"/>
                <w:color w:val="212529"/>
                <w:sz w:val="21"/>
                <w:szCs w:val="21"/>
              </w:rPr>
              <w:t>𝗻𝗴</w:t>
            </w:r>
            <w:r>
              <w:rPr>
                <w:rFonts w:ascii="Segoe UI" w:hAnsi="Segoe UI" w:cs="Segoe UI"/>
                <w:color w:val="212529"/>
                <w:sz w:val="21"/>
                <w:szCs w:val="21"/>
              </w:rPr>
              <w:t xml:space="preserve"> thường thấy ở tròng kính cắt ánh sáng xanh, giúp cải thiện chất lượng tầm nhìn và giảm thiểu sự sai lệch màu sắc.</w:t>
            </w:r>
            <w:r>
              <w:rPr>
                <w:rFonts w:ascii="Segoe UI" w:hAnsi="Segoe UI" w:cs="Segoe UI"/>
                <w:color w:val="212529"/>
                <w:sz w:val="21"/>
                <w:szCs w:val="21"/>
              </w:rPr>
              <w:br/>
              <w:t xml:space="preserve">- Blue UV Capture còn đạt chỉ số E-SPF35 </w:t>
            </w:r>
            <w:r>
              <w:rPr>
                <w:rFonts w:ascii="Cambria Math" w:hAnsi="Cambria Math" w:cs="Cambria Math"/>
                <w:color w:val="212529"/>
                <w:sz w:val="21"/>
                <w:szCs w:val="21"/>
              </w:rPr>
              <w:t>𝗯𝗮</w:t>
            </w:r>
            <w:r>
              <w:rPr>
                <w:rFonts w:ascii="Segoe UI" w:hAnsi="Segoe UI" w:cs="Segoe UI"/>
                <w:color w:val="212529"/>
                <w:sz w:val="21"/>
                <w:szCs w:val="21"/>
              </w:rPr>
              <w:t>̉</w:t>
            </w:r>
            <w:r>
              <w:rPr>
                <w:rFonts w:ascii="Cambria Math" w:hAnsi="Cambria Math" w:cs="Cambria Math"/>
                <w:color w:val="212529"/>
                <w:sz w:val="21"/>
                <w:szCs w:val="21"/>
              </w:rPr>
              <w:t>𝗼</w:t>
            </w:r>
            <w:r>
              <w:rPr>
                <w:rFonts w:ascii="Segoe UI" w:hAnsi="Segoe UI" w:cs="Segoe UI"/>
                <w:color w:val="212529"/>
                <w:sz w:val="21"/>
                <w:szCs w:val="21"/>
              </w:rPr>
              <w:t xml:space="preserve"> </w:t>
            </w:r>
            <w:r>
              <w:rPr>
                <w:rFonts w:ascii="Cambria Math" w:hAnsi="Cambria Math" w:cs="Cambria Math"/>
                <w:color w:val="212529"/>
                <w:sz w:val="21"/>
                <w:szCs w:val="21"/>
              </w:rPr>
              <w:t>𝘃𝗲</w:t>
            </w:r>
            <w:r>
              <w:rPr>
                <w:rFonts w:ascii="Segoe UI" w:hAnsi="Segoe UI" w:cs="Segoe UI"/>
                <w:color w:val="212529"/>
                <w:sz w:val="21"/>
                <w:szCs w:val="21"/>
              </w:rPr>
              <w:t xml:space="preserve">̣̂ </w:t>
            </w:r>
            <w:r>
              <w:rPr>
                <w:rFonts w:ascii="Cambria Math" w:hAnsi="Cambria Math" w:cs="Cambria Math"/>
                <w:color w:val="212529"/>
                <w:sz w:val="21"/>
                <w:szCs w:val="21"/>
              </w:rPr>
              <w:t>𝗺𝗮</w:t>
            </w:r>
            <w:r>
              <w:rPr>
                <w:rFonts w:ascii="Segoe UI" w:hAnsi="Segoe UI" w:cs="Segoe UI"/>
                <w:color w:val="212529"/>
                <w:sz w:val="21"/>
                <w:szCs w:val="21"/>
              </w:rPr>
              <w:t>̆́</w:t>
            </w:r>
            <w:r>
              <w:rPr>
                <w:rFonts w:ascii="Cambria Math" w:hAnsi="Cambria Math" w:cs="Cambria Math"/>
                <w:color w:val="212529"/>
                <w:sz w:val="21"/>
                <w:szCs w:val="21"/>
              </w:rPr>
              <w:t>𝘁</w:t>
            </w:r>
            <w:r>
              <w:rPr>
                <w:rFonts w:ascii="Segoe UI" w:hAnsi="Segoe UI" w:cs="Segoe UI"/>
                <w:color w:val="212529"/>
                <w:sz w:val="21"/>
                <w:szCs w:val="21"/>
              </w:rPr>
              <w:t xml:space="preserve"> </w:t>
            </w:r>
            <w:r>
              <w:rPr>
                <w:rFonts w:ascii="Cambria Math" w:hAnsi="Cambria Math" w:cs="Cambria Math"/>
                <w:color w:val="212529"/>
                <w:sz w:val="21"/>
                <w:szCs w:val="21"/>
              </w:rPr>
              <w:t>𝟭𝟬𝟬</w:t>
            </w:r>
            <w:r>
              <w:rPr>
                <w:rFonts w:ascii="Segoe UI" w:hAnsi="Segoe UI" w:cs="Segoe UI"/>
                <w:color w:val="212529"/>
                <w:sz w:val="21"/>
                <w:szCs w:val="21"/>
              </w:rPr>
              <w:t xml:space="preserve">% </w:t>
            </w:r>
            <w:r>
              <w:rPr>
                <w:rFonts w:ascii="Cambria Math" w:hAnsi="Cambria Math" w:cs="Cambria Math"/>
                <w:color w:val="212529"/>
                <w:sz w:val="21"/>
                <w:szCs w:val="21"/>
              </w:rPr>
              <w:t>𝗸𝗵𝗼</w:t>
            </w:r>
            <w:r>
              <w:rPr>
                <w:rFonts w:ascii="Segoe UI" w:hAnsi="Segoe UI" w:cs="Segoe UI"/>
                <w:color w:val="212529"/>
                <w:sz w:val="21"/>
                <w:szCs w:val="21"/>
              </w:rPr>
              <w:t>̉</w:t>
            </w:r>
            <w:r>
              <w:rPr>
                <w:rFonts w:ascii="Cambria Math" w:hAnsi="Cambria Math" w:cs="Cambria Math"/>
                <w:color w:val="212529"/>
                <w:sz w:val="21"/>
                <w:szCs w:val="21"/>
              </w:rPr>
              <w:t>𝗶</w:t>
            </w:r>
            <w:r>
              <w:rPr>
                <w:rFonts w:ascii="Segoe UI" w:hAnsi="Segoe UI" w:cs="Segoe UI"/>
                <w:color w:val="212529"/>
                <w:sz w:val="21"/>
                <w:szCs w:val="21"/>
              </w:rPr>
              <w:t xml:space="preserve"> </w:t>
            </w:r>
            <w:r>
              <w:rPr>
                <w:rFonts w:ascii="Cambria Math" w:hAnsi="Cambria Math" w:cs="Cambria Math"/>
                <w:color w:val="212529"/>
                <w:sz w:val="21"/>
                <w:szCs w:val="21"/>
              </w:rPr>
              <w:t>𝘁𝗶𝗮</w:t>
            </w:r>
            <w:r>
              <w:rPr>
                <w:rFonts w:ascii="Segoe UI" w:hAnsi="Segoe UI" w:cs="Segoe UI"/>
                <w:color w:val="212529"/>
                <w:sz w:val="21"/>
                <w:szCs w:val="21"/>
              </w:rPr>
              <w:t xml:space="preserve"> </w:t>
            </w:r>
            <w:r>
              <w:rPr>
                <w:rFonts w:ascii="Cambria Math" w:hAnsi="Cambria Math" w:cs="Cambria Math"/>
                <w:color w:val="212529"/>
                <w:sz w:val="21"/>
                <w:szCs w:val="21"/>
              </w:rPr>
              <w:t>𝗨𝗩</w:t>
            </w:r>
            <w:r>
              <w:rPr>
                <w:rFonts w:ascii="Segoe UI" w:hAnsi="Segoe UI" w:cs="Segoe UI"/>
                <w:color w:val="212529"/>
                <w:sz w:val="21"/>
                <w:szCs w:val="21"/>
              </w:rPr>
              <w:t xml:space="preserve"> đến từ cả mặt trước và mặt sau tròng kính.</w:t>
            </w:r>
          </w:p>
          <w:p w14:paraId="721CBAC6" w14:textId="77777777" w:rsidR="008622DB" w:rsidRDefault="008622DB" w:rsidP="00360364">
            <w:pPr>
              <w:rPr>
                <w:rFonts w:ascii="Segoe UI" w:hAnsi="Segoe UI" w:cs="Segoe UI"/>
                <w:color w:val="212529"/>
                <w:sz w:val="23"/>
                <w:szCs w:val="23"/>
              </w:rPr>
            </w:pPr>
            <w:r>
              <w:rPr>
                <w:rFonts w:ascii="Segoe UI" w:hAnsi="Segoe UI" w:cs="Segoe UI"/>
                <w:color w:val="212529"/>
                <w:sz w:val="23"/>
                <w:szCs w:val="23"/>
              </w:rPr>
              <w:t>- Chống tia UV </w:t>
            </w:r>
            <w:r>
              <w:rPr>
                <w:rStyle w:val="Strong"/>
                <w:rFonts w:ascii="Segoe UI" w:hAnsi="Segoe UI" w:cs="Segoe UI"/>
                <w:color w:val="212529"/>
                <w:sz w:val="23"/>
                <w:szCs w:val="23"/>
              </w:rPr>
              <w:t>ESPF 35</w:t>
            </w:r>
            <w:r>
              <w:rPr>
                <w:rFonts w:ascii="Segoe UI" w:hAnsi="Segoe UI" w:cs="Segoe UI"/>
                <w:color w:val="212529"/>
                <w:sz w:val="23"/>
                <w:szCs w:val="23"/>
              </w:rPr>
              <w:t>: Ngăn tia UV từ cả mặt trước rọi vào mắt và từ mặt sau kính phản chiếu vào mắt, hiệu quả hơn gấp 2 lần các dòng Crizal trước kia</w:t>
            </w:r>
          </w:p>
          <w:p w14:paraId="53363417" w14:textId="77777777" w:rsidR="008622DB" w:rsidRDefault="008622DB" w:rsidP="00360364">
            <w:pPr>
              <w:rPr>
                <w:rFonts w:ascii="Segoe UI" w:hAnsi="Segoe UI" w:cs="Segoe UI"/>
                <w:color w:val="212529"/>
                <w:sz w:val="23"/>
                <w:szCs w:val="23"/>
              </w:rPr>
            </w:pPr>
            <w:r>
              <w:rPr>
                <w:rFonts w:ascii="Segoe UI" w:hAnsi="Segoe UI" w:cs="Segoe UI"/>
                <w:color w:val="212529"/>
                <w:sz w:val="23"/>
                <w:szCs w:val="23"/>
              </w:rPr>
              <w:t>- Hạn chế trầy xước gấp 3 lần kính thường: Giúp tròng kính hạn chế trầy xước, đảm bảo độ bền của tròng kính gấp 2 lần tròng kính thông thường</w:t>
            </w:r>
          </w:p>
          <w:p w14:paraId="6179416D" w14:textId="77777777" w:rsidR="008622DB" w:rsidRDefault="008622DB" w:rsidP="00360364">
            <w:pPr>
              <w:rPr>
                <w:rFonts w:ascii="Segoe UI" w:hAnsi="Segoe UI" w:cs="Segoe UI"/>
                <w:color w:val="212529"/>
                <w:sz w:val="23"/>
                <w:szCs w:val="23"/>
              </w:rPr>
            </w:pPr>
            <w:r>
              <w:rPr>
                <w:rFonts w:ascii="Segoe UI" w:hAnsi="Segoe UI" w:cs="Segoe UI"/>
                <w:color w:val="212529"/>
                <w:sz w:val="23"/>
                <w:szCs w:val="23"/>
              </w:rPr>
              <w:t>- Hạn chế bám bụi: Khử tĩnh điện trên kính, hạn chế bụi bẩn bám lên mặt kính</w:t>
            </w:r>
          </w:p>
          <w:p w14:paraId="03CFE218" w14:textId="77777777" w:rsidR="008622DB" w:rsidRDefault="008622DB" w:rsidP="00360364">
            <w:pPr>
              <w:rPr>
                <w:rFonts w:ascii="Segoe UI" w:hAnsi="Segoe UI" w:cs="Segoe UI"/>
                <w:color w:val="212529"/>
                <w:sz w:val="23"/>
                <w:szCs w:val="23"/>
              </w:rPr>
            </w:pPr>
            <w:r>
              <w:rPr>
                <w:rFonts w:ascii="Segoe UI" w:hAnsi="Segoe UI" w:cs="Segoe UI"/>
                <w:color w:val="212529"/>
                <w:sz w:val="23"/>
                <w:szCs w:val="23"/>
              </w:rPr>
              <w:t>- Hạn chế bám vân tay: Hạn chế tối đa các vết dầu, vết nước và vân tay bám lại lên tròng kính, và có thể lau sạch một cách dễ dàng</w:t>
            </w:r>
          </w:p>
          <w:p w14:paraId="592170FC" w14:textId="77777777" w:rsidR="008622DB" w:rsidRDefault="008622DB" w:rsidP="00360364">
            <w:pPr>
              <w:rPr>
                <w:rFonts w:ascii="Segoe UI" w:hAnsi="Segoe UI" w:cs="Segoe UI"/>
                <w:color w:val="212529"/>
                <w:sz w:val="23"/>
                <w:szCs w:val="23"/>
              </w:rPr>
            </w:pPr>
            <w:r>
              <w:rPr>
                <w:rFonts w:ascii="Segoe UI" w:hAnsi="Segoe UI" w:cs="Segoe UI"/>
                <w:color w:val="212529"/>
                <w:sz w:val="23"/>
                <w:szCs w:val="23"/>
              </w:rPr>
              <w:t>- Hạn chế bám nước: Ngăn nước bám lại trên tròng kính cho tầm nhìn rõ ràng</w:t>
            </w:r>
          </w:p>
          <w:p w14:paraId="3B04331B" w14:textId="77777777" w:rsidR="008622DB" w:rsidRDefault="008622DB" w:rsidP="00360364">
            <w:pPr>
              <w:rPr>
                <w:rFonts w:ascii="Segoe UI" w:hAnsi="Segoe UI" w:cs="Segoe UI"/>
                <w:color w:val="212529"/>
                <w:sz w:val="30"/>
                <w:szCs w:val="30"/>
              </w:rPr>
            </w:pPr>
          </w:p>
          <w:p w14:paraId="39F7B6DE" w14:textId="77777777" w:rsidR="001D5C59" w:rsidRDefault="001D5C59" w:rsidP="00360364"/>
        </w:tc>
      </w:tr>
      <w:tr w:rsidR="00360364" w14:paraId="28665AEE" w14:textId="77777777" w:rsidTr="001D5C59">
        <w:tc>
          <w:tcPr>
            <w:tcW w:w="4675" w:type="dxa"/>
          </w:tcPr>
          <w:p w14:paraId="1543D211" w14:textId="4029A601" w:rsidR="001D5C59" w:rsidRDefault="008622DB" w:rsidP="00360364">
            <w:r>
              <w:lastRenderedPageBreak/>
              <w:t>45.</w:t>
            </w:r>
            <w:r w:rsidR="00176E56">
              <w:t xml:space="preserve"> </w:t>
            </w:r>
            <w:r w:rsidR="00176E56">
              <w:t>Chống ánh sáng xanh</w:t>
            </w:r>
          </w:p>
          <w:p w14:paraId="00E8A7D4" w14:textId="242B8AAA" w:rsidR="008622DB" w:rsidRDefault="008622DB" w:rsidP="00360364">
            <w:r>
              <w:rPr>
                <w:noProof/>
              </w:rPr>
              <w:lastRenderedPageBreak/>
              <w:drawing>
                <wp:inline distT="0" distB="0" distL="0" distR="0" wp14:anchorId="35735142" wp14:editId="106E14D1">
                  <wp:extent cx="1765300" cy="17653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inline>
              </w:drawing>
            </w:r>
          </w:p>
        </w:tc>
        <w:tc>
          <w:tcPr>
            <w:tcW w:w="4675" w:type="dxa"/>
          </w:tcPr>
          <w:p w14:paraId="1AEA2F6C" w14:textId="252A14E2" w:rsidR="008622DB" w:rsidRDefault="008622DB" w:rsidP="00360364">
            <w:pPr>
              <w:rPr>
                <w:rFonts w:ascii="Segoe UI" w:hAnsi="Segoe UI" w:cs="Segoe UI"/>
                <w:color w:val="212529"/>
                <w:sz w:val="30"/>
                <w:szCs w:val="30"/>
              </w:rPr>
            </w:pPr>
            <w:r>
              <w:rPr>
                <w:rFonts w:ascii="Segoe UI" w:hAnsi="Segoe UI" w:cs="Segoe UI"/>
                <w:color w:val="212529"/>
                <w:sz w:val="30"/>
                <w:szCs w:val="30"/>
              </w:rPr>
              <w:lastRenderedPageBreak/>
              <w:t>Gọng Kính Chống Ánh Sáng Xanh BluStop TR3514</w:t>
            </w:r>
          </w:p>
          <w:p w14:paraId="5A6FE2FD" w14:textId="22D0390E" w:rsidR="008622DB" w:rsidRDefault="008622DB" w:rsidP="00360364">
            <w:pPr>
              <w:rPr>
                <w:rFonts w:ascii="Segoe UI" w:hAnsi="Segoe UI" w:cs="Segoe UI"/>
                <w:color w:val="212529"/>
                <w:sz w:val="30"/>
                <w:szCs w:val="30"/>
              </w:rPr>
            </w:pPr>
            <w:r>
              <w:rPr>
                <w:rFonts w:ascii="Segoe UI" w:hAnsi="Segoe UI" w:cs="Segoe UI"/>
                <w:color w:val="212529"/>
                <w:sz w:val="30"/>
                <w:szCs w:val="30"/>
              </w:rPr>
              <w:t>Giá: 500,000</w:t>
            </w:r>
          </w:p>
          <w:p w14:paraId="2929A29B" w14:textId="2F54214F" w:rsidR="008622DB" w:rsidRDefault="008622D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Blustop</w:t>
            </w:r>
          </w:p>
          <w:p w14:paraId="152BA570" w14:textId="77777777" w:rsidR="008622DB" w:rsidRPr="008622DB" w:rsidRDefault="008622DB" w:rsidP="00360364">
            <w:pPr>
              <w:rPr>
                <w:rFonts w:ascii="Segoe UI" w:eastAsia="Times New Roman" w:hAnsi="Segoe UI" w:cs="Segoe UI"/>
                <w:color w:val="212529"/>
                <w:kern w:val="0"/>
                <w:sz w:val="23"/>
                <w:szCs w:val="23"/>
                <w14:ligatures w14:val="none"/>
              </w:rPr>
            </w:pPr>
            <w:r w:rsidRPr="008622DB">
              <w:rPr>
                <w:rFonts w:ascii="Segoe UI" w:eastAsia="Times New Roman" w:hAnsi="Segoe UI" w:cs="Segoe UI"/>
                <w:color w:val="212529"/>
                <w:kern w:val="0"/>
                <w:sz w:val="23"/>
                <w:szCs w:val="23"/>
                <w14:ligatures w14:val="none"/>
              </w:rPr>
              <w:t>Mã sản phẩm: TR3514.</w:t>
            </w:r>
          </w:p>
          <w:p w14:paraId="46766705" w14:textId="77777777" w:rsidR="008622DB" w:rsidRPr="008622DB" w:rsidRDefault="008622DB" w:rsidP="00360364">
            <w:pPr>
              <w:rPr>
                <w:rFonts w:ascii="Segoe UI" w:eastAsia="Times New Roman" w:hAnsi="Segoe UI" w:cs="Segoe UI"/>
                <w:color w:val="212529"/>
                <w:kern w:val="0"/>
                <w:sz w:val="23"/>
                <w:szCs w:val="23"/>
                <w14:ligatures w14:val="none"/>
              </w:rPr>
            </w:pPr>
            <w:r w:rsidRPr="008622DB">
              <w:rPr>
                <w:rFonts w:ascii="Segoe UI" w:eastAsia="Times New Roman" w:hAnsi="Segoe UI" w:cs="Segoe UI"/>
                <w:color w:val="212529"/>
                <w:kern w:val="0"/>
                <w:sz w:val="23"/>
                <w:szCs w:val="23"/>
                <w14:ligatures w14:val="none"/>
              </w:rPr>
              <w:t>Chất liệu: TR90</w:t>
            </w:r>
          </w:p>
          <w:p w14:paraId="475B0089" w14:textId="77777777" w:rsidR="008622DB" w:rsidRPr="008622DB" w:rsidRDefault="008622DB" w:rsidP="00360364">
            <w:pPr>
              <w:rPr>
                <w:rFonts w:ascii="Segoe UI" w:eastAsia="Times New Roman" w:hAnsi="Segoe UI" w:cs="Segoe UI"/>
                <w:color w:val="212529"/>
                <w:kern w:val="0"/>
                <w:sz w:val="23"/>
                <w:szCs w:val="23"/>
                <w14:ligatures w14:val="none"/>
              </w:rPr>
            </w:pPr>
            <w:r w:rsidRPr="008622DB">
              <w:rPr>
                <w:rFonts w:ascii="Segoe UI" w:eastAsia="Times New Roman" w:hAnsi="Segoe UI" w:cs="Segoe UI"/>
                <w:color w:val="212529"/>
                <w:kern w:val="0"/>
                <w:sz w:val="23"/>
                <w:szCs w:val="23"/>
                <w14:ligatures w14:val="none"/>
              </w:rPr>
              <w:t>Xuất xứ: Trung Quốc.</w:t>
            </w:r>
          </w:p>
          <w:p w14:paraId="093059D2" w14:textId="77777777" w:rsidR="008622DB" w:rsidRPr="008622DB" w:rsidRDefault="008622DB" w:rsidP="00360364">
            <w:pPr>
              <w:rPr>
                <w:rFonts w:ascii="Segoe UI" w:eastAsia="Times New Roman" w:hAnsi="Segoe UI" w:cs="Segoe UI"/>
                <w:color w:val="212529"/>
                <w:kern w:val="0"/>
                <w:sz w:val="23"/>
                <w:szCs w:val="23"/>
                <w14:ligatures w14:val="none"/>
              </w:rPr>
            </w:pPr>
            <w:r w:rsidRPr="008622DB">
              <w:rPr>
                <w:rFonts w:ascii="Segoe UI" w:eastAsia="Times New Roman" w:hAnsi="Segoe UI" w:cs="Segoe UI"/>
                <w:color w:val="212529"/>
                <w:kern w:val="0"/>
                <w:sz w:val="23"/>
                <w:szCs w:val="23"/>
                <w14:ligatures w14:val="none"/>
              </w:rPr>
              <w:lastRenderedPageBreak/>
              <w:t>Tính năng: Chống tia UV400, chống hấp hơi, hạn chế trầy, chống ánh sáng xanh có hại, hạn chế chói đèn xe.</w:t>
            </w:r>
          </w:p>
          <w:p w14:paraId="1EF27CCC" w14:textId="77777777" w:rsidR="008622DB" w:rsidRPr="008622DB" w:rsidRDefault="008622DB" w:rsidP="00360364">
            <w:pPr>
              <w:rPr>
                <w:rFonts w:ascii="Segoe UI" w:eastAsia="Times New Roman" w:hAnsi="Segoe UI" w:cs="Segoe UI"/>
                <w:color w:val="212529"/>
                <w:kern w:val="0"/>
                <w:sz w:val="23"/>
                <w:szCs w:val="23"/>
                <w14:ligatures w14:val="none"/>
              </w:rPr>
            </w:pPr>
            <w:r w:rsidRPr="008622DB">
              <w:rPr>
                <w:rFonts w:ascii="Segoe UI" w:eastAsia="Times New Roman" w:hAnsi="Segoe UI" w:cs="Segoe UI"/>
                <w:color w:val="212529"/>
                <w:kern w:val="0"/>
                <w:sz w:val="23"/>
                <w:szCs w:val="23"/>
                <w14:ligatures w14:val="none"/>
              </w:rPr>
              <w:t>Bảo hành 12 tháng.</w:t>
            </w:r>
          </w:p>
          <w:p w14:paraId="498E9CD5" w14:textId="77777777" w:rsidR="008622DB" w:rsidRDefault="008622DB" w:rsidP="00360364">
            <w:pPr>
              <w:rPr>
                <w:rFonts w:ascii="Segoe UI" w:hAnsi="Segoe UI" w:cs="Segoe UI"/>
                <w:color w:val="212529"/>
                <w:sz w:val="30"/>
                <w:szCs w:val="30"/>
              </w:rPr>
            </w:pPr>
          </w:p>
          <w:p w14:paraId="787B2C7B" w14:textId="77777777" w:rsidR="001D5C59" w:rsidRDefault="001D5C59" w:rsidP="00360364"/>
        </w:tc>
      </w:tr>
      <w:tr w:rsidR="00360364" w14:paraId="78A4A227" w14:textId="77777777" w:rsidTr="001D5C59">
        <w:tc>
          <w:tcPr>
            <w:tcW w:w="4675" w:type="dxa"/>
          </w:tcPr>
          <w:p w14:paraId="3BF2F019" w14:textId="55A4C2DB" w:rsidR="001D5C59" w:rsidRDefault="008622DB" w:rsidP="00360364">
            <w:r>
              <w:lastRenderedPageBreak/>
              <w:t>46.</w:t>
            </w:r>
            <w:r w:rsidR="00176E56">
              <w:t xml:space="preserve"> </w:t>
            </w:r>
            <w:r w:rsidR="00176E56">
              <w:t>Chống ánh sáng xanh</w:t>
            </w:r>
          </w:p>
          <w:p w14:paraId="79BB1F38" w14:textId="61239505" w:rsidR="008622DB" w:rsidRDefault="008622DB" w:rsidP="00360364">
            <w:r>
              <w:rPr>
                <w:noProof/>
              </w:rPr>
              <w:drawing>
                <wp:inline distT="0" distB="0" distL="0" distR="0" wp14:anchorId="2D18D149" wp14:editId="7539612B">
                  <wp:extent cx="1898650" cy="189865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98650" cy="1898650"/>
                          </a:xfrm>
                          <a:prstGeom prst="rect">
                            <a:avLst/>
                          </a:prstGeom>
                        </pic:spPr>
                      </pic:pic>
                    </a:graphicData>
                  </a:graphic>
                </wp:inline>
              </w:drawing>
            </w:r>
          </w:p>
        </w:tc>
        <w:tc>
          <w:tcPr>
            <w:tcW w:w="4675" w:type="dxa"/>
          </w:tcPr>
          <w:p w14:paraId="539D6357" w14:textId="2132C517" w:rsidR="008622DB" w:rsidRDefault="008622DB" w:rsidP="00360364">
            <w:pPr>
              <w:rPr>
                <w:rFonts w:ascii="Segoe UI" w:hAnsi="Segoe UI" w:cs="Segoe UI"/>
                <w:color w:val="212529"/>
                <w:sz w:val="30"/>
                <w:szCs w:val="30"/>
              </w:rPr>
            </w:pPr>
            <w:r>
              <w:rPr>
                <w:rFonts w:ascii="Segoe UI" w:hAnsi="Segoe UI" w:cs="Segoe UI"/>
                <w:color w:val="212529"/>
                <w:sz w:val="30"/>
                <w:szCs w:val="30"/>
              </w:rPr>
              <w:t>Gọng Kính Chống Ánh Sáng Xanh Iron Man Unitech Blustop 588</w:t>
            </w:r>
          </w:p>
          <w:p w14:paraId="33BFC465" w14:textId="53EA9A31" w:rsidR="008622DB" w:rsidRDefault="008622DB" w:rsidP="00360364">
            <w:pPr>
              <w:rPr>
                <w:rFonts w:ascii="Segoe UI" w:hAnsi="Segoe UI" w:cs="Segoe UI"/>
                <w:color w:val="212529"/>
                <w:sz w:val="30"/>
                <w:szCs w:val="30"/>
              </w:rPr>
            </w:pPr>
            <w:r>
              <w:rPr>
                <w:rFonts w:ascii="Segoe UI" w:hAnsi="Segoe UI" w:cs="Segoe UI"/>
                <w:color w:val="212529"/>
                <w:sz w:val="30"/>
                <w:szCs w:val="30"/>
              </w:rPr>
              <w:t>Giá: 200,000</w:t>
            </w:r>
          </w:p>
          <w:p w14:paraId="6C80E970" w14:textId="77777777" w:rsidR="00114A88" w:rsidRDefault="00114A88"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Blustop</w:t>
            </w:r>
          </w:p>
          <w:p w14:paraId="6A2A1BFF" w14:textId="7FD490A0" w:rsidR="00114A88" w:rsidRDefault="00114A88" w:rsidP="00360364">
            <w:pPr>
              <w:rPr>
                <w:rFonts w:ascii="Segoe UI" w:hAnsi="Segoe UI" w:cs="Segoe UI"/>
                <w:color w:val="212529"/>
                <w:sz w:val="30"/>
                <w:szCs w:val="30"/>
              </w:rPr>
            </w:pPr>
            <w:r>
              <w:rPr>
                <w:rStyle w:val="Strong"/>
                <w:rFonts w:ascii="Segoe UI" w:hAnsi="Segoe UI" w:cs="Segoe UI"/>
                <w:color w:val="212529"/>
                <w:sz w:val="23"/>
                <w:szCs w:val="23"/>
                <w:shd w:val="clear" w:color="auto" w:fill="FFFFFF"/>
              </w:rPr>
              <w:t>THÔNG TIN SẢN PHẨM</w:t>
            </w:r>
            <w:r>
              <w:rPr>
                <w:rFonts w:ascii="Segoe UI" w:hAnsi="Segoe UI" w:cs="Segoe UI"/>
                <w:color w:val="212529"/>
                <w:sz w:val="23"/>
                <w:szCs w:val="23"/>
              </w:rPr>
              <w:br/>
            </w:r>
            <w:r>
              <w:rPr>
                <w:rFonts w:ascii="Segoe UI" w:hAnsi="Segoe UI" w:cs="Segoe UI"/>
                <w:color w:val="212529"/>
                <w:sz w:val="23"/>
                <w:szCs w:val="23"/>
                <w:shd w:val="clear" w:color="auto" w:fill="FFFFFF"/>
              </w:rPr>
              <w:t>Chất liệu khung: TR90 bền nhẹ, dẻo, an toàn cho da</w:t>
            </w:r>
            <w:r>
              <w:rPr>
                <w:rFonts w:ascii="Segoe UI" w:hAnsi="Segoe UI" w:cs="Segoe UI"/>
                <w:color w:val="212529"/>
                <w:sz w:val="23"/>
                <w:szCs w:val="23"/>
              </w:rPr>
              <w:br/>
            </w:r>
            <w:r>
              <w:rPr>
                <w:rFonts w:ascii="Segoe UI" w:hAnsi="Segoe UI" w:cs="Segoe UI"/>
                <w:color w:val="212529"/>
                <w:sz w:val="23"/>
                <w:szCs w:val="23"/>
                <w:shd w:val="clear" w:color="auto" w:fill="FFFFFF"/>
              </w:rPr>
              <w:t>Chất liệu tròng: PC Mắt theo gọng là tròng 0 độ chống ánh sáng xanh.</w:t>
            </w:r>
            <w:r>
              <w:rPr>
                <w:rFonts w:ascii="Segoe UI" w:hAnsi="Segoe UI" w:cs="Segoe UI"/>
                <w:color w:val="212529"/>
                <w:sz w:val="23"/>
                <w:szCs w:val="23"/>
              </w:rPr>
              <w:br/>
            </w:r>
            <w:r>
              <w:rPr>
                <w:rFonts w:ascii="Segoe UI" w:hAnsi="Segoe UI" w:cs="Segoe UI"/>
                <w:color w:val="212529"/>
                <w:sz w:val="23"/>
                <w:szCs w:val="23"/>
                <w:shd w:val="clear" w:color="auto" w:fill="FFFFFF"/>
              </w:rPr>
              <w:t xml:space="preserve">Bảo hành 12 tháng </w:t>
            </w:r>
            <w:proofErr w:type="gramStart"/>
            <w:r>
              <w:rPr>
                <w:rFonts w:ascii="Segoe UI" w:hAnsi="Segoe UI" w:cs="Segoe UI"/>
                <w:color w:val="212529"/>
                <w:sz w:val="23"/>
                <w:szCs w:val="23"/>
                <w:shd w:val="clear" w:color="auto" w:fill="FFFFFF"/>
              </w:rPr>
              <w:t>( bảo</w:t>
            </w:r>
            <w:proofErr w:type="gramEnd"/>
            <w:r>
              <w:rPr>
                <w:rFonts w:ascii="Segoe UI" w:hAnsi="Segoe UI" w:cs="Segoe UI"/>
                <w:color w:val="212529"/>
                <w:sz w:val="23"/>
                <w:szCs w:val="23"/>
                <w:shd w:val="clear" w:color="auto" w:fill="FFFFFF"/>
              </w:rPr>
              <w:t xml:space="preserve"> hành theo sdt mua hàng )</w:t>
            </w:r>
            <w:r>
              <w:rPr>
                <w:rFonts w:ascii="Segoe UI" w:hAnsi="Segoe UI" w:cs="Segoe UI"/>
                <w:color w:val="212529"/>
                <w:sz w:val="23"/>
                <w:szCs w:val="23"/>
              </w:rPr>
              <w:br/>
            </w:r>
            <w:r>
              <w:rPr>
                <w:rFonts w:ascii="Segoe UI" w:hAnsi="Segoe UI" w:cs="Segoe UI"/>
                <w:color w:val="212529"/>
                <w:sz w:val="23"/>
                <w:szCs w:val="23"/>
                <w:shd w:val="clear" w:color="auto" w:fill="FFFFFF"/>
              </w:rPr>
              <w:t>Phụ kiện: Hộp đựng kính Hato + khăn lau kính.</w:t>
            </w:r>
          </w:p>
          <w:p w14:paraId="1B171DF5" w14:textId="77777777" w:rsidR="008622DB" w:rsidRDefault="008622DB" w:rsidP="00360364">
            <w:pPr>
              <w:rPr>
                <w:rFonts w:ascii="Segoe UI" w:hAnsi="Segoe UI" w:cs="Segoe UI"/>
                <w:color w:val="212529"/>
                <w:sz w:val="30"/>
                <w:szCs w:val="30"/>
              </w:rPr>
            </w:pPr>
          </w:p>
          <w:p w14:paraId="1AA9A17B" w14:textId="77777777" w:rsidR="001D5C59" w:rsidRDefault="001D5C59" w:rsidP="00360364"/>
        </w:tc>
      </w:tr>
      <w:tr w:rsidR="00360364" w14:paraId="6C79A740" w14:textId="77777777" w:rsidTr="001D5C59">
        <w:tc>
          <w:tcPr>
            <w:tcW w:w="4675" w:type="dxa"/>
          </w:tcPr>
          <w:p w14:paraId="12CCAABF" w14:textId="64ADE911" w:rsidR="001D5C59" w:rsidRDefault="00114A88" w:rsidP="00360364">
            <w:r>
              <w:t>47.</w:t>
            </w:r>
            <w:r w:rsidR="00176E56">
              <w:t xml:space="preserve"> </w:t>
            </w:r>
            <w:r w:rsidR="00176E56">
              <w:t>Chống ánh sáng xanh</w:t>
            </w:r>
          </w:p>
          <w:p w14:paraId="5DEDDB87" w14:textId="4C9EFD21" w:rsidR="00114A88" w:rsidRDefault="00114A88" w:rsidP="00360364">
            <w:r>
              <w:t>C71</w:t>
            </w:r>
          </w:p>
          <w:p w14:paraId="60FB7F57" w14:textId="77777777" w:rsidR="00114A88" w:rsidRDefault="00114A88" w:rsidP="00360364">
            <w:r>
              <w:rPr>
                <w:noProof/>
              </w:rPr>
              <w:drawing>
                <wp:inline distT="0" distB="0" distL="0" distR="0" wp14:anchorId="109FD06A" wp14:editId="436CAF66">
                  <wp:extent cx="1790700" cy="1790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p w14:paraId="2582EB64" w14:textId="77777777" w:rsidR="00114A88" w:rsidRDefault="00114A88" w:rsidP="00360364">
            <w:r>
              <w:t>C72</w:t>
            </w:r>
          </w:p>
          <w:p w14:paraId="5EEDB464" w14:textId="02B40D09" w:rsidR="00114A88" w:rsidRDefault="00114A88" w:rsidP="00360364">
            <w:r>
              <w:rPr>
                <w:noProof/>
              </w:rPr>
              <w:lastRenderedPageBreak/>
              <w:drawing>
                <wp:inline distT="0" distB="0" distL="0" distR="0" wp14:anchorId="5064BF13" wp14:editId="736B4B33">
                  <wp:extent cx="165735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inline>
              </w:drawing>
            </w:r>
          </w:p>
        </w:tc>
        <w:tc>
          <w:tcPr>
            <w:tcW w:w="4675" w:type="dxa"/>
          </w:tcPr>
          <w:p w14:paraId="608312EF" w14:textId="00D69FD9" w:rsidR="00114A88" w:rsidRDefault="00114A88" w:rsidP="00360364">
            <w:pPr>
              <w:rPr>
                <w:rFonts w:ascii="Segoe UI" w:hAnsi="Segoe UI" w:cs="Segoe UI"/>
                <w:color w:val="212529"/>
                <w:sz w:val="30"/>
                <w:szCs w:val="30"/>
              </w:rPr>
            </w:pPr>
            <w:r>
              <w:rPr>
                <w:rFonts w:ascii="Segoe UI" w:hAnsi="Segoe UI" w:cs="Segoe UI"/>
                <w:color w:val="212529"/>
                <w:sz w:val="30"/>
                <w:szCs w:val="30"/>
              </w:rPr>
              <w:lastRenderedPageBreak/>
              <w:t>Gọng Kính Chống Ánh Sáng Xanh Zola Blucut WB609</w:t>
            </w:r>
          </w:p>
          <w:p w14:paraId="44BF0AE5" w14:textId="6FBA92D3" w:rsidR="00114A88" w:rsidRDefault="00114A88" w:rsidP="00360364">
            <w:r>
              <w:t>Giá: 500,000</w:t>
            </w:r>
          </w:p>
          <w:p w14:paraId="639FA2DC" w14:textId="2EC7B3C4" w:rsidR="00114A88" w:rsidRDefault="00114A88"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Zola</w:t>
            </w:r>
          </w:p>
          <w:p w14:paraId="1A28FC60" w14:textId="77777777" w:rsidR="00114A88" w:rsidRDefault="00114A88" w:rsidP="00360364">
            <w:pPr>
              <w:rPr>
                <w:rFonts w:ascii="Segoe UI" w:hAnsi="Segoe UI" w:cs="Segoe UI"/>
                <w:color w:val="212529"/>
                <w:sz w:val="23"/>
                <w:szCs w:val="23"/>
              </w:rPr>
            </w:pPr>
            <w:r>
              <w:rPr>
                <w:rStyle w:val="Strong"/>
                <w:rFonts w:ascii="Segoe UI" w:hAnsi="Segoe UI" w:cs="Segoe UI"/>
                <w:color w:val="212529"/>
                <w:sz w:val="23"/>
                <w:szCs w:val="23"/>
                <w:u w:val="single"/>
              </w:rPr>
              <w:t>Thông tin sản phẩm</w:t>
            </w:r>
          </w:p>
          <w:p w14:paraId="3166BB27"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Mã Sản Phẩm: WB609.</w:t>
            </w:r>
          </w:p>
          <w:p w14:paraId="4D269D8F"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Chất Liệu khung: Hợp kim + TR</w:t>
            </w:r>
          </w:p>
          <w:p w14:paraId="5D776159"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Chất liệu tròng: PC</w:t>
            </w:r>
          </w:p>
          <w:p w14:paraId="47DE6A79"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Tính năng: chống ánh sáng xanh, hạn chế xước, hạn chế hấp hơi, chống chói, chống tia UV. </w:t>
            </w:r>
          </w:p>
          <w:p w14:paraId="3AA78750"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Bảo Hành 12 tháng. </w:t>
            </w:r>
          </w:p>
          <w:p w14:paraId="47FEDC5B"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Phụ kiện: hộp + khăn lau kính. </w:t>
            </w:r>
          </w:p>
          <w:p w14:paraId="3E4821D9" w14:textId="77777777" w:rsidR="00114A88" w:rsidRDefault="00114A88" w:rsidP="00360364"/>
          <w:p w14:paraId="602E54D7" w14:textId="77777777" w:rsidR="001D5C59" w:rsidRDefault="001D5C59" w:rsidP="00360364"/>
        </w:tc>
      </w:tr>
      <w:tr w:rsidR="00360364" w14:paraId="5A077809" w14:textId="77777777" w:rsidTr="001D5C59">
        <w:tc>
          <w:tcPr>
            <w:tcW w:w="4675" w:type="dxa"/>
          </w:tcPr>
          <w:p w14:paraId="239DED6B" w14:textId="027F9CF0" w:rsidR="001D5C59" w:rsidRDefault="00114A88" w:rsidP="00360364">
            <w:r>
              <w:t>48.</w:t>
            </w:r>
            <w:r w:rsidR="00176E56">
              <w:t xml:space="preserve"> </w:t>
            </w:r>
            <w:r w:rsidR="00176E56">
              <w:t>Chống ánh sáng xanh</w:t>
            </w:r>
          </w:p>
          <w:p w14:paraId="121238B7" w14:textId="1A50AA2C" w:rsidR="00114A88" w:rsidRDefault="00114A88" w:rsidP="00360364">
            <w:r>
              <w:rPr>
                <w:noProof/>
              </w:rPr>
              <w:drawing>
                <wp:inline distT="0" distB="0" distL="0" distR="0" wp14:anchorId="239D0BD0" wp14:editId="50075BBD">
                  <wp:extent cx="1612900" cy="16129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12900" cy="1612900"/>
                          </a:xfrm>
                          <a:prstGeom prst="rect">
                            <a:avLst/>
                          </a:prstGeom>
                        </pic:spPr>
                      </pic:pic>
                    </a:graphicData>
                  </a:graphic>
                </wp:inline>
              </w:drawing>
            </w:r>
          </w:p>
        </w:tc>
        <w:tc>
          <w:tcPr>
            <w:tcW w:w="4675" w:type="dxa"/>
          </w:tcPr>
          <w:p w14:paraId="7F4B4703" w14:textId="77777777" w:rsidR="00114A88" w:rsidRDefault="00114A88" w:rsidP="00360364">
            <w:r>
              <w:t>Gọng Kính Hợp Kim Nam Nữ Dáng Chử Nhật Cắt Ánh Sáng Xanh, Lái Xe Chống Lóa Đèn Xe Ban Đêm Lapola AntiBlue 5927</w:t>
            </w:r>
          </w:p>
          <w:p w14:paraId="7CCA788B" w14:textId="78AAEA15" w:rsidR="001D5C59" w:rsidRDefault="00114A88" w:rsidP="00360364">
            <w:r>
              <w:t>Giá: 500,000</w:t>
            </w:r>
          </w:p>
          <w:p w14:paraId="4FE3243C" w14:textId="19D3814E" w:rsidR="00114A88" w:rsidRDefault="00114A88" w:rsidP="00360364">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Lapola</w:t>
            </w:r>
          </w:p>
          <w:p w14:paraId="6114961B"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Thông Tin Sản Phẩm:</w:t>
            </w:r>
          </w:p>
          <w:p w14:paraId="6DCF685E"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Mã sản phẩm: 5927.</w:t>
            </w:r>
          </w:p>
          <w:p w14:paraId="48E3C0D4"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Chất liệu khung kính: Kim loại.</w:t>
            </w:r>
          </w:p>
          <w:p w14:paraId="64696765"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Chất liệu tròng kính: PC.</w:t>
            </w:r>
            <w:r>
              <w:rPr>
                <w:rFonts w:ascii="Segoe UI" w:hAnsi="Segoe UI" w:cs="Segoe UI"/>
                <w:color w:val="212529"/>
                <w:sz w:val="23"/>
                <w:szCs w:val="23"/>
              </w:rPr>
              <w:br/>
            </w:r>
            <w:r>
              <w:rPr>
                <w:rFonts w:ascii="Segoe UI" w:hAnsi="Segoe UI" w:cs="Segoe UI"/>
                <w:color w:val="212529"/>
                <w:sz w:val="23"/>
                <w:szCs w:val="23"/>
              </w:rPr>
              <w:br/>
              <w:t>Bảo hành 12 tháng.</w:t>
            </w:r>
          </w:p>
          <w:p w14:paraId="3AB07A7D"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Phụ kiện Hộp + Khăn lau kính</w:t>
            </w:r>
          </w:p>
          <w:p w14:paraId="1F57DD5C" w14:textId="77777777" w:rsidR="00114A88" w:rsidRDefault="00114A88" w:rsidP="00360364">
            <w:pPr>
              <w:rPr>
                <w:rFonts w:ascii="Segoe UI" w:hAnsi="Segoe UI" w:cs="Segoe UI"/>
                <w:color w:val="212529"/>
                <w:sz w:val="23"/>
                <w:szCs w:val="23"/>
              </w:rPr>
            </w:pPr>
            <w:r>
              <w:rPr>
                <w:rFonts w:ascii="Segoe UI" w:hAnsi="Segoe UI" w:cs="Segoe UI"/>
                <w:color w:val="212529"/>
                <w:sz w:val="23"/>
                <w:szCs w:val="23"/>
              </w:rPr>
              <w:t>Tinh năng: chống ánh sáng xanh, chống chói, chống tia UV, chống xước, hạn chế hấp hơi, chống bám nước</w:t>
            </w:r>
          </w:p>
          <w:p w14:paraId="60167EB3" w14:textId="7D9FF6C2" w:rsidR="00114A88" w:rsidRDefault="00114A88" w:rsidP="00360364"/>
        </w:tc>
      </w:tr>
      <w:tr w:rsidR="00360364" w14:paraId="629B8813" w14:textId="77777777" w:rsidTr="001D5C59">
        <w:tc>
          <w:tcPr>
            <w:tcW w:w="4675" w:type="dxa"/>
          </w:tcPr>
          <w:p w14:paraId="772611B8" w14:textId="459B875D" w:rsidR="001D5C59" w:rsidRDefault="00114A88" w:rsidP="00360364">
            <w:r>
              <w:t>49.</w:t>
            </w:r>
            <w:r w:rsidR="00176E56">
              <w:t xml:space="preserve"> </w:t>
            </w:r>
            <w:r w:rsidR="00176E56">
              <w:t>Chống ánh sáng xanh</w:t>
            </w:r>
          </w:p>
          <w:p w14:paraId="3D2A9882" w14:textId="2230B550" w:rsidR="00ED179B" w:rsidRDefault="00ED179B" w:rsidP="00360364">
            <w:r>
              <w:t>C1 đen nhám</w:t>
            </w:r>
          </w:p>
          <w:p w14:paraId="1EF9782A" w14:textId="6C3FAD39" w:rsidR="00114A88" w:rsidRDefault="00ED179B" w:rsidP="00360364">
            <w:r>
              <w:rPr>
                <w:noProof/>
              </w:rPr>
              <w:drawing>
                <wp:inline distT="0" distB="0" distL="0" distR="0" wp14:anchorId="61E55812" wp14:editId="348386CD">
                  <wp:extent cx="2203450" cy="22034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03450" cy="2203450"/>
                          </a:xfrm>
                          <a:prstGeom prst="rect">
                            <a:avLst/>
                          </a:prstGeom>
                        </pic:spPr>
                      </pic:pic>
                    </a:graphicData>
                  </a:graphic>
                </wp:inline>
              </w:drawing>
            </w:r>
          </w:p>
          <w:p w14:paraId="6B94D765" w14:textId="633A58D4" w:rsidR="00ED179B" w:rsidRDefault="00ED179B" w:rsidP="00360364"/>
        </w:tc>
        <w:tc>
          <w:tcPr>
            <w:tcW w:w="4675" w:type="dxa"/>
          </w:tcPr>
          <w:p w14:paraId="059CC755" w14:textId="4F867B54" w:rsidR="00ED179B" w:rsidRDefault="00ED179B" w:rsidP="00360364">
            <w:r>
              <w:t>Gọng Kính Chống Ánh Sáng Xanh Baggio TR2356</w:t>
            </w:r>
          </w:p>
          <w:p w14:paraId="75362040" w14:textId="2C01768C" w:rsidR="00ED179B" w:rsidRDefault="00ED179B" w:rsidP="00360364">
            <w:r>
              <w:t>Giá: 450,000</w:t>
            </w:r>
          </w:p>
          <w:p w14:paraId="2C620C3D" w14:textId="77777777" w:rsidR="00ED179B" w:rsidRDefault="00ED179B" w:rsidP="00360364">
            <w:pPr>
              <w:rPr>
                <w:rFonts w:ascii="Segoe UI" w:hAnsi="Segoe UI" w:cs="Segoe UI"/>
                <w:color w:val="212529"/>
                <w:sz w:val="23"/>
                <w:szCs w:val="23"/>
              </w:rPr>
            </w:pPr>
            <w:r>
              <w:rPr>
                <w:rStyle w:val="Strong"/>
                <w:rFonts w:ascii="Segoe UI" w:hAnsi="Segoe UI" w:cs="Segoe UI"/>
                <w:color w:val="212529"/>
                <w:sz w:val="23"/>
                <w:szCs w:val="23"/>
              </w:rPr>
              <w:t>Thông tin sản phẩm</w:t>
            </w:r>
          </w:p>
          <w:p w14:paraId="487C5700" w14:textId="77777777" w:rsidR="00ED179B" w:rsidRDefault="00ED179B" w:rsidP="00360364">
            <w:pPr>
              <w:rPr>
                <w:rFonts w:ascii="Segoe UI" w:hAnsi="Segoe UI" w:cs="Segoe UI"/>
                <w:color w:val="212529"/>
                <w:sz w:val="23"/>
                <w:szCs w:val="23"/>
              </w:rPr>
            </w:pPr>
            <w:r>
              <w:rPr>
                <w:rFonts w:ascii="Segoe UI" w:hAnsi="Segoe UI" w:cs="Segoe UI"/>
                <w:color w:val="212529"/>
                <w:sz w:val="23"/>
                <w:szCs w:val="23"/>
              </w:rPr>
              <w:t>Thương hiệu: Baggio.</w:t>
            </w:r>
          </w:p>
          <w:p w14:paraId="652288D8" w14:textId="77777777" w:rsidR="00ED179B" w:rsidRDefault="00ED179B" w:rsidP="00360364">
            <w:pPr>
              <w:rPr>
                <w:rFonts w:ascii="Segoe UI" w:hAnsi="Segoe UI" w:cs="Segoe UI"/>
                <w:color w:val="212529"/>
                <w:sz w:val="23"/>
                <w:szCs w:val="23"/>
              </w:rPr>
            </w:pPr>
            <w:r>
              <w:rPr>
                <w:rFonts w:ascii="Segoe UI" w:hAnsi="Segoe UI" w:cs="Segoe UI"/>
                <w:color w:val="212529"/>
                <w:sz w:val="23"/>
                <w:szCs w:val="23"/>
              </w:rPr>
              <w:t>Mã Sản Phẩm: TR2356.</w:t>
            </w:r>
          </w:p>
          <w:p w14:paraId="78E8AB3F" w14:textId="77777777" w:rsidR="00ED179B" w:rsidRDefault="00ED179B" w:rsidP="00360364">
            <w:pPr>
              <w:rPr>
                <w:rFonts w:ascii="Segoe UI" w:hAnsi="Segoe UI" w:cs="Segoe UI"/>
                <w:color w:val="212529"/>
                <w:sz w:val="23"/>
                <w:szCs w:val="23"/>
              </w:rPr>
            </w:pPr>
            <w:r>
              <w:rPr>
                <w:rFonts w:ascii="Segoe UI" w:hAnsi="Segoe UI" w:cs="Segoe UI"/>
                <w:color w:val="212529"/>
                <w:sz w:val="23"/>
                <w:szCs w:val="23"/>
              </w:rPr>
              <w:t>Chất Liệu: Nhựa TR</w:t>
            </w:r>
          </w:p>
          <w:p w14:paraId="10FE757E" w14:textId="77777777" w:rsidR="00ED179B" w:rsidRDefault="00ED179B" w:rsidP="00360364">
            <w:pPr>
              <w:rPr>
                <w:rFonts w:ascii="Segoe UI" w:hAnsi="Segoe UI" w:cs="Segoe UI"/>
                <w:color w:val="212529"/>
                <w:sz w:val="23"/>
                <w:szCs w:val="23"/>
              </w:rPr>
            </w:pPr>
            <w:r>
              <w:rPr>
                <w:rFonts w:ascii="Segoe UI" w:hAnsi="Segoe UI" w:cs="Segoe UI"/>
                <w:color w:val="212529"/>
                <w:sz w:val="23"/>
                <w:szCs w:val="23"/>
              </w:rPr>
              <w:t>Giới tính: Nam, nữ.</w:t>
            </w:r>
          </w:p>
          <w:p w14:paraId="0CEE21F1" w14:textId="77777777" w:rsidR="00ED179B" w:rsidRDefault="00ED179B" w:rsidP="00360364">
            <w:pPr>
              <w:rPr>
                <w:rFonts w:ascii="Segoe UI" w:hAnsi="Segoe UI" w:cs="Segoe UI"/>
                <w:color w:val="212529"/>
                <w:sz w:val="23"/>
                <w:szCs w:val="23"/>
              </w:rPr>
            </w:pPr>
            <w:r>
              <w:rPr>
                <w:rFonts w:ascii="Segoe UI" w:hAnsi="Segoe UI" w:cs="Segoe UI"/>
                <w:color w:val="212529"/>
                <w:sz w:val="23"/>
                <w:szCs w:val="23"/>
              </w:rPr>
              <w:t>Tính năng: chống ánh sáng xanh, hạn chế xước, hạn chế hấp hơi, chống chói, chống tia UV. </w:t>
            </w:r>
          </w:p>
          <w:p w14:paraId="2698D2C0" w14:textId="77777777" w:rsidR="00ED179B" w:rsidRDefault="00ED179B" w:rsidP="00360364">
            <w:pPr>
              <w:rPr>
                <w:rFonts w:ascii="Segoe UI" w:hAnsi="Segoe UI" w:cs="Segoe UI"/>
                <w:color w:val="212529"/>
                <w:sz w:val="23"/>
                <w:szCs w:val="23"/>
              </w:rPr>
            </w:pPr>
            <w:r>
              <w:rPr>
                <w:rFonts w:ascii="Segoe UI" w:hAnsi="Segoe UI" w:cs="Segoe UI"/>
                <w:color w:val="212529"/>
                <w:sz w:val="23"/>
                <w:szCs w:val="23"/>
              </w:rPr>
              <w:t>Bảo Hành 12 tháng.</w:t>
            </w:r>
          </w:p>
          <w:p w14:paraId="4FD9CC11" w14:textId="77777777" w:rsidR="00ED179B" w:rsidRDefault="00ED179B" w:rsidP="00360364">
            <w:pPr>
              <w:rPr>
                <w:rFonts w:ascii="Segoe UI" w:hAnsi="Segoe UI" w:cs="Segoe UI"/>
                <w:color w:val="212529"/>
                <w:sz w:val="23"/>
                <w:szCs w:val="23"/>
              </w:rPr>
            </w:pPr>
            <w:r>
              <w:rPr>
                <w:rFonts w:ascii="Segoe UI" w:hAnsi="Segoe UI" w:cs="Segoe UI"/>
                <w:color w:val="212529"/>
                <w:sz w:val="23"/>
                <w:szCs w:val="23"/>
              </w:rPr>
              <w:t xml:space="preserve">Phân phối bởi C3T </w:t>
            </w:r>
            <w:proofErr w:type="gramStart"/>
            <w:r>
              <w:rPr>
                <w:rFonts w:ascii="Segoe UI" w:hAnsi="Segoe UI" w:cs="Segoe UI"/>
                <w:color w:val="212529"/>
                <w:sz w:val="23"/>
                <w:szCs w:val="23"/>
              </w:rPr>
              <w:t>( c3toptic.com</w:t>
            </w:r>
            <w:proofErr w:type="gramEnd"/>
            <w:r>
              <w:rPr>
                <w:rFonts w:ascii="Segoe UI" w:hAnsi="Segoe UI" w:cs="Segoe UI"/>
                <w:color w:val="212529"/>
                <w:sz w:val="23"/>
                <w:szCs w:val="23"/>
              </w:rPr>
              <w:t xml:space="preserve"> )</w:t>
            </w:r>
          </w:p>
          <w:p w14:paraId="48182DA2" w14:textId="054D4D3E" w:rsidR="00ED179B" w:rsidRDefault="00ED179B" w:rsidP="00360364"/>
        </w:tc>
      </w:tr>
      <w:tr w:rsidR="00360364" w14:paraId="4C680AFD" w14:textId="77777777" w:rsidTr="001D5C59">
        <w:tc>
          <w:tcPr>
            <w:tcW w:w="4675" w:type="dxa"/>
          </w:tcPr>
          <w:p w14:paraId="3A8CA413" w14:textId="1FC01856" w:rsidR="001D5C59" w:rsidRDefault="00ED179B" w:rsidP="00360364">
            <w:r>
              <w:t>50.</w:t>
            </w:r>
            <w:r w:rsidR="00176E56">
              <w:t xml:space="preserve"> </w:t>
            </w:r>
            <w:r w:rsidR="00176E56">
              <w:t>Chống ánh sáng xanh</w:t>
            </w:r>
          </w:p>
          <w:p w14:paraId="0C84F274" w14:textId="737CC153" w:rsidR="00ED179B" w:rsidRDefault="00ED179B" w:rsidP="00360364">
            <w:r>
              <w:t>C01 đen bóng</w:t>
            </w:r>
          </w:p>
          <w:p w14:paraId="1411821E" w14:textId="072616D2" w:rsidR="00ED179B" w:rsidRDefault="00ED179B" w:rsidP="00360364">
            <w:r>
              <w:rPr>
                <w:noProof/>
              </w:rPr>
              <w:lastRenderedPageBreak/>
              <w:drawing>
                <wp:inline distT="0" distB="0" distL="0" distR="0" wp14:anchorId="368481DB" wp14:editId="4CD449F5">
                  <wp:extent cx="1606550" cy="1606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p w14:paraId="5B462F75" w14:textId="65611A96" w:rsidR="00F810E1" w:rsidRDefault="00F810E1" w:rsidP="00360364">
            <w:r>
              <w:t>C304 Xanh dương</w:t>
            </w:r>
          </w:p>
          <w:p w14:paraId="5945EA98" w14:textId="109539B2" w:rsidR="00F810E1" w:rsidRDefault="00F810E1" w:rsidP="00360364">
            <w:r>
              <w:rPr>
                <w:noProof/>
              </w:rPr>
              <w:drawing>
                <wp:inline distT="0" distB="0" distL="0" distR="0" wp14:anchorId="47D32566" wp14:editId="2A9C3855">
                  <wp:extent cx="1485900" cy="1485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2FDA9AA1" w14:textId="77777777" w:rsidR="00ED179B" w:rsidRDefault="00F810E1" w:rsidP="00360364">
            <w:r>
              <w:t>C495 da beo</w:t>
            </w:r>
          </w:p>
          <w:p w14:paraId="67A88D55" w14:textId="77777777" w:rsidR="00F810E1" w:rsidRDefault="00F810E1" w:rsidP="00360364">
            <w:r>
              <w:rPr>
                <w:noProof/>
              </w:rPr>
              <w:drawing>
                <wp:inline distT="0" distB="0" distL="0" distR="0" wp14:anchorId="44A240BF" wp14:editId="3C008D3C">
                  <wp:extent cx="1168400" cy="1168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inline>
              </w:drawing>
            </w:r>
          </w:p>
          <w:p w14:paraId="257BE2C2" w14:textId="77777777" w:rsidR="00F810E1" w:rsidRDefault="00F810E1" w:rsidP="00360364">
            <w:r>
              <w:t>C607 xanh rêu</w:t>
            </w:r>
          </w:p>
          <w:p w14:paraId="03C03425" w14:textId="33F5E90C" w:rsidR="00F810E1" w:rsidRDefault="00F810E1" w:rsidP="00360364">
            <w:r>
              <w:rPr>
                <w:noProof/>
              </w:rPr>
              <w:drawing>
                <wp:inline distT="0" distB="0" distL="0" distR="0" wp14:anchorId="7BFA487F" wp14:editId="76492144">
                  <wp:extent cx="1352550" cy="1352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inline>
              </w:drawing>
            </w:r>
          </w:p>
        </w:tc>
        <w:tc>
          <w:tcPr>
            <w:tcW w:w="4675" w:type="dxa"/>
          </w:tcPr>
          <w:p w14:paraId="56330AE0" w14:textId="77777777" w:rsidR="00F810E1" w:rsidRDefault="00F810E1" w:rsidP="00D2612B">
            <w:r>
              <w:lastRenderedPageBreak/>
              <w:t>Gọng Kính Acetate Chống Ánh Sáng Xanh Patton Blustop PS8809</w:t>
            </w:r>
          </w:p>
          <w:p w14:paraId="6DF51CA3" w14:textId="77777777" w:rsidR="00ED179B" w:rsidRDefault="00F810E1" w:rsidP="00D2612B">
            <w:pPr>
              <w:rPr>
                <w:rStyle w:val="woocommerce-price-currencysymbol"/>
                <w:rFonts w:cs="Arial"/>
                <w:b/>
                <w:bCs/>
                <w:color w:val="83B735"/>
                <w:sz w:val="33"/>
                <w:szCs w:val="33"/>
                <w:bdr w:val="none" w:sz="0" w:space="0" w:color="auto" w:frame="1"/>
                <w:shd w:val="clear" w:color="auto" w:fill="FFFFFF"/>
              </w:rPr>
            </w:pPr>
            <w:r>
              <w:lastRenderedPageBreak/>
              <w:t xml:space="preserve">Giá: </w:t>
            </w:r>
            <w:r>
              <w:rPr>
                <w:rFonts w:ascii="Lato" w:hAnsi="Lato"/>
                <w:b/>
                <w:bCs/>
                <w:color w:val="83B735"/>
                <w:sz w:val="33"/>
                <w:szCs w:val="33"/>
                <w:shd w:val="clear" w:color="auto" w:fill="FFFFFF"/>
              </w:rPr>
              <w:t>1,250,000</w:t>
            </w:r>
          </w:p>
          <w:p w14:paraId="21547EE1" w14:textId="77777777" w:rsidR="00F810E1" w:rsidRDefault="00F810E1" w:rsidP="00D2612B">
            <w:pPr>
              <w:rPr>
                <w:rFonts w:ascii="Lato" w:hAnsi="Lato"/>
                <w:color w:val="777777"/>
                <w:sz w:val="21"/>
                <w:szCs w:val="21"/>
              </w:rPr>
            </w:pPr>
            <w:r>
              <w:rPr>
                <w:rStyle w:val="Strong"/>
                <w:rFonts w:ascii="inherit" w:hAnsi="inherit"/>
                <w:color w:val="777777"/>
                <w:sz w:val="21"/>
                <w:szCs w:val="21"/>
                <w:bdr w:val="none" w:sz="0" w:space="0" w:color="auto" w:frame="1"/>
              </w:rPr>
              <w:t>hông tin sản phẩm: </w:t>
            </w:r>
          </w:p>
          <w:p w14:paraId="41944C6A" w14:textId="77777777" w:rsidR="00F810E1" w:rsidRDefault="00F810E1" w:rsidP="00D2612B">
            <w:pPr>
              <w:rPr>
                <w:rFonts w:ascii="Lato" w:hAnsi="Lato"/>
                <w:color w:val="777777"/>
                <w:sz w:val="21"/>
                <w:szCs w:val="21"/>
              </w:rPr>
            </w:pP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Patton</w:t>
            </w:r>
          </w:p>
          <w:p w14:paraId="71444DB4" w14:textId="77777777" w:rsidR="00F810E1" w:rsidRDefault="00F810E1" w:rsidP="00D2612B">
            <w:pPr>
              <w:rPr>
                <w:rFonts w:ascii="Lato" w:hAnsi="Lato"/>
                <w:color w:val="777777"/>
                <w:sz w:val="21"/>
                <w:szCs w:val="21"/>
              </w:rPr>
            </w:pPr>
            <w:r>
              <w:rPr>
                <w:rFonts w:ascii="Lato" w:hAnsi="Lato"/>
                <w:color w:val="777777"/>
                <w:sz w:val="21"/>
                <w:szCs w:val="21"/>
              </w:rPr>
              <w:t>Mã sp: PS8809</w:t>
            </w:r>
          </w:p>
          <w:p w14:paraId="6465F25E" w14:textId="77777777" w:rsidR="00F810E1" w:rsidRDefault="00F810E1" w:rsidP="00D2612B">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Acetate</w:t>
            </w:r>
          </w:p>
          <w:p w14:paraId="360FE348" w14:textId="77777777" w:rsidR="00F810E1" w:rsidRDefault="00F810E1" w:rsidP="00D2612B">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w:t>
            </w:r>
            <w:r>
              <w:rPr>
                <w:rFonts w:ascii="Lato" w:hAnsi="Lato" w:cs="Lato"/>
                <w:color w:val="777777"/>
                <w:sz w:val="21"/>
                <w:szCs w:val="21"/>
              </w:rPr>
              <w:t>ó</w:t>
            </w:r>
            <w:r>
              <w:rPr>
                <w:rFonts w:ascii="Lato" w:hAnsi="Lato"/>
                <w:color w:val="777777"/>
                <w:sz w:val="21"/>
                <w:szCs w:val="21"/>
              </w:rPr>
              <w:t>a, ch</w:t>
            </w:r>
            <w:r>
              <w:rPr>
                <w:rFonts w:ascii="Calibri" w:hAnsi="Calibri" w:cs="Calibri"/>
                <w:color w:val="777777"/>
                <w:sz w:val="21"/>
                <w:szCs w:val="21"/>
              </w:rPr>
              <w:t>ố</w:t>
            </w:r>
            <w:r>
              <w:rPr>
                <w:rFonts w:ascii="Lato" w:hAnsi="Lato"/>
                <w:color w:val="777777"/>
                <w:sz w:val="21"/>
                <w:szCs w:val="21"/>
              </w:rPr>
              <w:t>ng tia UV.</w:t>
            </w:r>
          </w:p>
          <w:p w14:paraId="1A8F008C" w14:textId="77777777" w:rsidR="00F810E1" w:rsidRDefault="00F810E1" w:rsidP="00D2612B">
            <w:pPr>
              <w:rPr>
                <w:rFonts w:ascii="Lato" w:hAnsi="Lato"/>
                <w:color w:val="777777"/>
                <w:sz w:val="21"/>
                <w:szCs w:val="21"/>
              </w:rPr>
            </w:pPr>
            <w:r>
              <w:rPr>
                <w:rFonts w:ascii="Lato" w:hAnsi="Lato"/>
                <w:color w:val="777777"/>
                <w:sz w:val="21"/>
                <w:szCs w:val="21"/>
              </w:rPr>
              <w:t>Size: 54-18-145mm.</w:t>
            </w:r>
          </w:p>
          <w:p w14:paraId="7B14C7F5" w14:textId="77777777" w:rsidR="00F810E1" w:rsidRDefault="00F810E1" w:rsidP="00D2612B">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30.5G</w:t>
            </w:r>
          </w:p>
          <w:p w14:paraId="6747FEAF" w14:textId="77777777" w:rsidR="00F810E1" w:rsidRDefault="00F810E1" w:rsidP="00D2612B">
            <w:pPr>
              <w:rPr>
                <w:rFonts w:ascii="Lato" w:hAnsi="Lato"/>
                <w:color w:val="777777"/>
                <w:sz w:val="21"/>
                <w:szCs w:val="21"/>
              </w:rPr>
            </w:pPr>
            <w:r>
              <w:rPr>
                <w:rFonts w:ascii="Lato" w:hAnsi="Lato"/>
                <w:color w:val="777777"/>
                <w:sz w:val="21"/>
                <w:szCs w:val="21"/>
              </w:rPr>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50026301" w14:textId="77777777" w:rsidR="00F810E1" w:rsidRDefault="00F810E1" w:rsidP="00D2612B">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w:t>
            </w:r>
            <w:r>
              <w:rPr>
                <w:rFonts w:ascii="Lato" w:hAnsi="Lato" w:cs="Lato"/>
                <w:color w:val="777777"/>
                <w:sz w:val="21"/>
                <w:szCs w:val="21"/>
              </w:rPr>
              <w:t>à</w:t>
            </w:r>
            <w:r>
              <w:rPr>
                <w:rFonts w:ascii="Lato" w:hAnsi="Lato"/>
                <w:color w:val="777777"/>
                <w:sz w:val="21"/>
                <w:szCs w:val="21"/>
              </w:rPr>
              <w:t xml:space="preserve"> Blue Control. K</w:t>
            </w:r>
            <w:r>
              <w:rPr>
                <w:rFonts w:ascii="Lato" w:hAnsi="Lato" w:cs="Lato"/>
                <w:color w:val="777777"/>
                <w:sz w:val="21"/>
                <w:szCs w:val="21"/>
              </w:rPr>
              <w:t>í</w:t>
            </w:r>
            <w:r>
              <w:rPr>
                <w:rFonts w:ascii="Lato" w:hAnsi="Lato"/>
                <w:color w:val="777777"/>
                <w:sz w:val="21"/>
                <w:szCs w:val="21"/>
              </w:rPr>
              <w:t>nh Blue Cut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Còn kính Blue Control là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069CF8A1" w14:textId="77777777" w:rsidR="00F810E1" w:rsidRDefault="00F810E1" w:rsidP="00D2612B">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w:t>
            </w:r>
            <w:r>
              <w:rPr>
                <w:rFonts w:ascii="Lato" w:hAnsi="Lato" w:cs="Lato"/>
                <w:color w:val="777777"/>
                <w:sz w:val="21"/>
                <w:szCs w:val="21"/>
              </w:rPr>
              <w:t>á</w:t>
            </w:r>
            <w:r>
              <w:rPr>
                <w:rFonts w:ascii="Lato" w:hAnsi="Lato"/>
                <w:color w:val="777777"/>
                <w:sz w:val="21"/>
                <w:szCs w:val="21"/>
              </w:rPr>
              <w:t>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nh</w:t>
            </w:r>
            <w:r>
              <w:rPr>
                <w:rFonts w:ascii="Calibri" w:hAnsi="Calibri" w:cs="Calibri"/>
                <w:color w:val="777777"/>
                <w:sz w:val="21"/>
                <w:szCs w:val="21"/>
              </w:rPr>
              <w:t>ữ</w:t>
            </w:r>
            <w:r>
              <w:rPr>
                <w:rFonts w:ascii="Lato" w:hAnsi="Lato"/>
                <w:color w:val="777777"/>
                <w:sz w:val="21"/>
                <w:szCs w:val="21"/>
              </w:rPr>
              <w:t xml:space="preserve">ng tia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ph</w:t>
            </w:r>
            <w:r>
              <w:rPr>
                <w:rFonts w:ascii="Lato" w:hAnsi="Lato" w:cs="Lato"/>
                <w:color w:val="777777"/>
                <w:sz w:val="21"/>
                <w:szCs w:val="21"/>
              </w:rPr>
              <w:t>á</w:t>
            </w:r>
            <w:r>
              <w:rPr>
                <w:rFonts w:ascii="Lato" w:hAnsi="Lato"/>
                <w:color w:val="777777"/>
                <w:sz w:val="21"/>
                <w:szCs w:val="21"/>
              </w:rPr>
              <w:t>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4EFAF51B" w14:textId="77777777" w:rsidR="00F810E1" w:rsidRDefault="00F810E1" w:rsidP="00D2612B">
            <w:pPr>
              <w:rPr>
                <w:rFonts w:ascii="Lato" w:hAnsi="Lato"/>
                <w:color w:val="777777"/>
                <w:sz w:val="21"/>
                <w:szCs w:val="21"/>
              </w:rPr>
            </w:pPr>
            <w:r>
              <w:rPr>
                <w:rFonts w:ascii="Lato" w:hAnsi="Lato"/>
                <w:color w:val="777777"/>
                <w:sz w:val="21"/>
                <w:szCs w:val="21"/>
              </w:rPr>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Patton 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0C99E4A1" w14:textId="77777777" w:rsidR="00F810E1" w:rsidRDefault="00F810E1" w:rsidP="00D2612B">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w:t>
            </w:r>
            <w:r>
              <w:rPr>
                <w:rFonts w:ascii="Lato" w:hAnsi="Lato" w:cs="Lato"/>
                <w:color w:val="777777"/>
                <w:sz w:val="21"/>
                <w:szCs w:val="21"/>
              </w:rPr>
              <w:t>ô</w:t>
            </w:r>
            <w:r>
              <w:rPr>
                <w:rFonts w:ascii="Lato" w:hAnsi="Lato"/>
                <w:color w:val="777777"/>
                <w:sz w:val="21"/>
                <w:szCs w:val="21"/>
              </w:rPr>
              <w:t>ng l</w:t>
            </w:r>
            <w:r>
              <w:rPr>
                <w:rFonts w:ascii="Lato" w:hAnsi="Lato" w:cs="Lato"/>
                <w:color w:val="777777"/>
                <w:sz w:val="21"/>
                <w:szCs w:val="21"/>
              </w:rPr>
              <w:t>à</w:t>
            </w:r>
            <w:r>
              <w:rPr>
                <w:rFonts w:ascii="Lato" w:hAnsi="Lato"/>
                <w:color w:val="777777"/>
                <w:sz w:val="21"/>
                <w:szCs w:val="21"/>
              </w:rPr>
              <w:t>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w:t>
            </w:r>
            <w:r>
              <w:rPr>
                <w:rFonts w:ascii="Lato" w:hAnsi="Lato" w:cs="Lato"/>
                <w:color w:val="777777"/>
                <w:sz w:val="21"/>
                <w:szCs w:val="21"/>
              </w:rPr>
              <w:t>â</w:t>
            </w:r>
            <w:r>
              <w:rPr>
                <w:rFonts w:ascii="Lato" w:hAnsi="Lato"/>
                <w:color w:val="777777"/>
                <w:sz w:val="21"/>
                <w:szCs w:val="21"/>
              </w:rPr>
              <w:t>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7F9D30DA" w14:textId="2946EF3B" w:rsidR="00F810E1" w:rsidRDefault="00F810E1" w:rsidP="00D2612B"/>
        </w:tc>
      </w:tr>
      <w:tr w:rsidR="00360364" w14:paraId="3466D830" w14:textId="77777777" w:rsidTr="001D5C59">
        <w:tc>
          <w:tcPr>
            <w:tcW w:w="4675" w:type="dxa"/>
          </w:tcPr>
          <w:p w14:paraId="5DCBEF4B" w14:textId="67B5B557" w:rsidR="001D5C59" w:rsidRDefault="00F810E1" w:rsidP="00360364">
            <w:r>
              <w:lastRenderedPageBreak/>
              <w:t>51.</w:t>
            </w:r>
            <w:r w:rsidR="00176E56">
              <w:t xml:space="preserve"> </w:t>
            </w:r>
            <w:r w:rsidR="00176E56">
              <w:t>Chống ánh sáng xanh</w:t>
            </w:r>
          </w:p>
          <w:p w14:paraId="4614ACCF" w14:textId="77777777" w:rsidR="00F810E1" w:rsidRDefault="00F810E1" w:rsidP="00360364">
            <w:r>
              <w:t>C01 đen bóng</w:t>
            </w:r>
          </w:p>
          <w:p w14:paraId="1484564B" w14:textId="77777777" w:rsidR="00F810E1" w:rsidRDefault="00F810E1" w:rsidP="00360364">
            <w:r>
              <w:rPr>
                <w:noProof/>
              </w:rPr>
              <w:drawing>
                <wp:inline distT="0" distB="0" distL="0" distR="0" wp14:anchorId="315A14CD" wp14:editId="116ACD7C">
                  <wp:extent cx="1085850" cy="1085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inline>
              </w:drawing>
            </w:r>
          </w:p>
          <w:p w14:paraId="06D7DD30" w14:textId="77777777" w:rsidR="00F810E1" w:rsidRDefault="00F810E1" w:rsidP="00360364">
            <w:r>
              <w:t>C174 Hồng</w:t>
            </w:r>
          </w:p>
          <w:p w14:paraId="762F5732" w14:textId="77777777" w:rsidR="00F810E1" w:rsidRDefault="00F810E1" w:rsidP="00360364">
            <w:r>
              <w:rPr>
                <w:noProof/>
              </w:rPr>
              <w:lastRenderedPageBreak/>
              <w:drawing>
                <wp:inline distT="0" distB="0" distL="0" distR="0" wp14:anchorId="7ED7F47B" wp14:editId="016AD643">
                  <wp:extent cx="1162050" cy="1162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inline>
              </w:drawing>
            </w:r>
          </w:p>
          <w:p w14:paraId="1CD2AA5F" w14:textId="77777777" w:rsidR="00F810E1" w:rsidRDefault="00F810E1" w:rsidP="00360364">
            <w:r>
              <w:t>C289 xám</w:t>
            </w:r>
          </w:p>
          <w:p w14:paraId="3BF43937" w14:textId="77777777" w:rsidR="00F810E1" w:rsidRDefault="00F810E1" w:rsidP="00360364">
            <w:r>
              <w:rPr>
                <w:noProof/>
              </w:rPr>
              <w:drawing>
                <wp:inline distT="0" distB="0" distL="0" distR="0" wp14:anchorId="6B655C64" wp14:editId="0F3C3ABC">
                  <wp:extent cx="1270000" cy="127000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52E5E8DA" w14:textId="77777777" w:rsidR="00F810E1" w:rsidRDefault="00F810E1" w:rsidP="00360364">
            <w:r>
              <w:t>C459 đồi mồi</w:t>
            </w:r>
          </w:p>
          <w:p w14:paraId="4E7A660C" w14:textId="26600C9C" w:rsidR="00F810E1" w:rsidRDefault="00F810E1" w:rsidP="00360364">
            <w:r>
              <w:rPr>
                <w:noProof/>
              </w:rPr>
              <w:drawing>
                <wp:inline distT="0" distB="0" distL="0" distR="0" wp14:anchorId="4DD07744" wp14:editId="7A9CA368">
                  <wp:extent cx="1270000" cy="1270000"/>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4675" w:type="dxa"/>
          </w:tcPr>
          <w:p w14:paraId="6D8C1871" w14:textId="77777777" w:rsidR="00F810E1" w:rsidRDefault="00F810E1" w:rsidP="00360364">
            <w:r>
              <w:lastRenderedPageBreak/>
              <w:t>Gọng Kính Actate Chống Ánh Sáng Xanh Patton Blustop PS8801</w:t>
            </w:r>
          </w:p>
          <w:p w14:paraId="34D05D32" w14:textId="77777777" w:rsidR="001D5C59" w:rsidRDefault="00F810E1" w:rsidP="00360364">
            <w:r>
              <w:t>Giá: 1,250,000</w:t>
            </w:r>
          </w:p>
          <w:p w14:paraId="5C9E8C67" w14:textId="77777777" w:rsidR="00F810E1" w:rsidRDefault="00F810E1" w:rsidP="00360364">
            <w:pPr>
              <w:rPr>
                <w:rFonts w:ascii="Lato" w:hAnsi="Lato"/>
                <w:color w:val="777777"/>
                <w:sz w:val="21"/>
                <w:szCs w:val="21"/>
              </w:rPr>
            </w:pPr>
            <w:r>
              <w:rPr>
                <w:rStyle w:val="Strong"/>
                <w:rFonts w:ascii="inherit" w:hAnsi="inherit"/>
                <w:color w:val="777777"/>
                <w:sz w:val="21"/>
                <w:szCs w:val="21"/>
                <w:bdr w:val="none" w:sz="0" w:space="0" w:color="auto" w:frame="1"/>
              </w:rPr>
              <w:t>hông tin sản phẩm: </w:t>
            </w:r>
          </w:p>
          <w:p w14:paraId="497D2D33" w14:textId="77777777" w:rsidR="00F810E1" w:rsidRDefault="00F810E1" w:rsidP="00360364">
            <w:pPr>
              <w:rPr>
                <w:rFonts w:ascii="Lato" w:hAnsi="Lato"/>
                <w:color w:val="777777"/>
                <w:sz w:val="21"/>
                <w:szCs w:val="21"/>
              </w:rPr>
            </w:pPr>
            <w:r>
              <w:rPr>
                <w:rFonts w:ascii="Lato" w:hAnsi="Lato"/>
                <w:color w:val="777777"/>
                <w:sz w:val="21"/>
                <w:szCs w:val="21"/>
              </w:rPr>
              <w:t> </w:t>
            </w:r>
          </w:p>
          <w:p w14:paraId="623BD8F0" w14:textId="77777777" w:rsidR="00F810E1" w:rsidRDefault="00F810E1" w:rsidP="00360364">
            <w:pPr>
              <w:rPr>
                <w:rFonts w:ascii="Lato" w:hAnsi="Lato"/>
                <w:color w:val="777777"/>
                <w:sz w:val="21"/>
                <w:szCs w:val="21"/>
              </w:rPr>
            </w:pP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Patton</w:t>
            </w:r>
          </w:p>
          <w:p w14:paraId="2CFE601B" w14:textId="77777777" w:rsidR="00F810E1" w:rsidRDefault="00F810E1"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Acetate</w:t>
            </w:r>
          </w:p>
          <w:p w14:paraId="35B9BB62" w14:textId="77777777" w:rsidR="00F810E1" w:rsidRDefault="00F810E1"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w:t>
            </w:r>
            <w:r>
              <w:rPr>
                <w:rFonts w:ascii="Lato" w:hAnsi="Lato" w:cs="Lato"/>
                <w:color w:val="777777"/>
                <w:sz w:val="21"/>
                <w:szCs w:val="21"/>
              </w:rPr>
              <w:t>ó</w:t>
            </w:r>
            <w:r>
              <w:rPr>
                <w:rFonts w:ascii="Lato" w:hAnsi="Lato"/>
                <w:color w:val="777777"/>
                <w:sz w:val="21"/>
                <w:szCs w:val="21"/>
              </w:rPr>
              <w:t>a, ch</w:t>
            </w:r>
            <w:r>
              <w:rPr>
                <w:rFonts w:ascii="Calibri" w:hAnsi="Calibri" w:cs="Calibri"/>
                <w:color w:val="777777"/>
                <w:sz w:val="21"/>
                <w:szCs w:val="21"/>
              </w:rPr>
              <w:t>ố</w:t>
            </w:r>
            <w:r>
              <w:rPr>
                <w:rFonts w:ascii="Lato" w:hAnsi="Lato"/>
                <w:color w:val="777777"/>
                <w:sz w:val="21"/>
                <w:szCs w:val="21"/>
              </w:rPr>
              <w:t>ng tia UV.</w:t>
            </w:r>
          </w:p>
          <w:p w14:paraId="315674B2" w14:textId="77777777" w:rsidR="00F810E1" w:rsidRDefault="00F810E1" w:rsidP="00360364">
            <w:pPr>
              <w:rPr>
                <w:rFonts w:ascii="Lato" w:hAnsi="Lato"/>
                <w:color w:val="777777"/>
                <w:sz w:val="21"/>
                <w:szCs w:val="21"/>
              </w:rPr>
            </w:pPr>
            <w:r>
              <w:rPr>
                <w:rFonts w:ascii="Lato" w:hAnsi="Lato"/>
                <w:color w:val="777777"/>
                <w:sz w:val="21"/>
                <w:szCs w:val="21"/>
              </w:rPr>
              <w:t>Size: 52-19-145mm.</w:t>
            </w:r>
          </w:p>
          <w:p w14:paraId="5CC79F30" w14:textId="77777777" w:rsidR="00F810E1" w:rsidRDefault="00F810E1" w:rsidP="00360364">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30.5G</w:t>
            </w:r>
          </w:p>
          <w:p w14:paraId="7132DC10" w14:textId="77777777" w:rsidR="00F810E1" w:rsidRDefault="00F810E1" w:rsidP="00360364">
            <w:pPr>
              <w:rPr>
                <w:rFonts w:ascii="Lato" w:hAnsi="Lato"/>
                <w:color w:val="777777"/>
                <w:sz w:val="21"/>
                <w:szCs w:val="21"/>
              </w:rPr>
            </w:pPr>
            <w:r>
              <w:rPr>
                <w:rFonts w:ascii="Lato" w:hAnsi="Lato"/>
                <w:color w:val="777777"/>
                <w:sz w:val="21"/>
                <w:szCs w:val="21"/>
              </w:rPr>
              <w:lastRenderedPageBreak/>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473133AB" w14:textId="77777777" w:rsidR="00F810E1" w:rsidRDefault="00F810E1" w:rsidP="00360364">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w:t>
            </w:r>
            <w:r>
              <w:rPr>
                <w:rFonts w:ascii="Lato" w:hAnsi="Lato" w:cs="Lato"/>
                <w:color w:val="777777"/>
                <w:sz w:val="21"/>
                <w:szCs w:val="21"/>
              </w:rPr>
              <w:t>à</w:t>
            </w:r>
            <w:r>
              <w:rPr>
                <w:rFonts w:ascii="Lato" w:hAnsi="Lato"/>
                <w:color w:val="777777"/>
                <w:sz w:val="21"/>
                <w:szCs w:val="21"/>
              </w:rPr>
              <w:t xml:space="preserve"> Blue Control. K</w:t>
            </w:r>
            <w:r>
              <w:rPr>
                <w:rFonts w:ascii="Lato" w:hAnsi="Lato" w:cs="Lato"/>
                <w:color w:val="777777"/>
                <w:sz w:val="21"/>
                <w:szCs w:val="21"/>
              </w:rPr>
              <w:t>í</w:t>
            </w:r>
            <w:r>
              <w:rPr>
                <w:rFonts w:ascii="Lato" w:hAnsi="Lato"/>
                <w:color w:val="777777"/>
                <w:sz w:val="21"/>
                <w:szCs w:val="21"/>
              </w:rPr>
              <w:t>nh Blue Cut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Còn kính Blue Control là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459809A7" w14:textId="77777777" w:rsidR="00F810E1" w:rsidRDefault="00F810E1" w:rsidP="00360364">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w:t>
            </w:r>
            <w:r>
              <w:rPr>
                <w:rFonts w:ascii="Lato" w:hAnsi="Lato" w:cs="Lato"/>
                <w:color w:val="777777"/>
                <w:sz w:val="21"/>
                <w:szCs w:val="21"/>
              </w:rPr>
              <w:t>á</w:t>
            </w:r>
            <w:r>
              <w:rPr>
                <w:rFonts w:ascii="Lato" w:hAnsi="Lato"/>
                <w:color w:val="777777"/>
                <w:sz w:val="21"/>
                <w:szCs w:val="21"/>
              </w:rPr>
              <w:t>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nh</w:t>
            </w:r>
            <w:r>
              <w:rPr>
                <w:rFonts w:ascii="Calibri" w:hAnsi="Calibri" w:cs="Calibri"/>
                <w:color w:val="777777"/>
                <w:sz w:val="21"/>
                <w:szCs w:val="21"/>
              </w:rPr>
              <w:t>ữ</w:t>
            </w:r>
            <w:r>
              <w:rPr>
                <w:rFonts w:ascii="Lato" w:hAnsi="Lato"/>
                <w:color w:val="777777"/>
                <w:sz w:val="21"/>
                <w:szCs w:val="21"/>
              </w:rPr>
              <w:t xml:space="preserve">ng tia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ph</w:t>
            </w:r>
            <w:r>
              <w:rPr>
                <w:rFonts w:ascii="Lato" w:hAnsi="Lato" w:cs="Lato"/>
                <w:color w:val="777777"/>
                <w:sz w:val="21"/>
                <w:szCs w:val="21"/>
              </w:rPr>
              <w:t>á</w:t>
            </w:r>
            <w:r>
              <w:rPr>
                <w:rFonts w:ascii="Lato" w:hAnsi="Lato"/>
                <w:color w:val="777777"/>
                <w:sz w:val="21"/>
                <w:szCs w:val="21"/>
              </w:rPr>
              <w:t>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74B72009" w14:textId="77777777" w:rsidR="00F810E1" w:rsidRDefault="00F810E1" w:rsidP="00360364">
            <w:pPr>
              <w:rPr>
                <w:rFonts w:ascii="Lato" w:hAnsi="Lato"/>
                <w:color w:val="777777"/>
                <w:sz w:val="21"/>
                <w:szCs w:val="21"/>
              </w:rPr>
            </w:pPr>
            <w:r>
              <w:rPr>
                <w:rFonts w:ascii="Lato" w:hAnsi="Lato"/>
                <w:color w:val="777777"/>
                <w:sz w:val="21"/>
                <w:szCs w:val="21"/>
              </w:rPr>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Patton 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3054E757" w14:textId="77777777" w:rsidR="00F810E1" w:rsidRDefault="00F810E1" w:rsidP="00360364">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w:t>
            </w:r>
            <w:r>
              <w:rPr>
                <w:rFonts w:ascii="Lato" w:hAnsi="Lato" w:cs="Lato"/>
                <w:color w:val="777777"/>
                <w:sz w:val="21"/>
                <w:szCs w:val="21"/>
              </w:rPr>
              <w:t>ô</w:t>
            </w:r>
            <w:r>
              <w:rPr>
                <w:rFonts w:ascii="Lato" w:hAnsi="Lato"/>
                <w:color w:val="777777"/>
                <w:sz w:val="21"/>
                <w:szCs w:val="21"/>
              </w:rPr>
              <w:t>ng l</w:t>
            </w:r>
            <w:r>
              <w:rPr>
                <w:rFonts w:ascii="Lato" w:hAnsi="Lato" w:cs="Lato"/>
                <w:color w:val="777777"/>
                <w:sz w:val="21"/>
                <w:szCs w:val="21"/>
              </w:rPr>
              <w:t>à</w:t>
            </w:r>
            <w:r>
              <w:rPr>
                <w:rFonts w:ascii="Lato" w:hAnsi="Lato"/>
                <w:color w:val="777777"/>
                <w:sz w:val="21"/>
                <w:szCs w:val="21"/>
              </w:rPr>
              <w:t>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gây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48A9C7E8" w14:textId="2EF980D6" w:rsidR="00F810E1" w:rsidRDefault="00F810E1" w:rsidP="00360364"/>
        </w:tc>
      </w:tr>
      <w:tr w:rsidR="00360364" w14:paraId="717E3361" w14:textId="77777777" w:rsidTr="001D5C59">
        <w:tc>
          <w:tcPr>
            <w:tcW w:w="4675" w:type="dxa"/>
          </w:tcPr>
          <w:p w14:paraId="04914712" w14:textId="6E7D0D4D" w:rsidR="001D5C59" w:rsidRDefault="00F810E1" w:rsidP="00360364">
            <w:r>
              <w:lastRenderedPageBreak/>
              <w:t>52.</w:t>
            </w:r>
            <w:r w:rsidR="00176E56">
              <w:t xml:space="preserve"> </w:t>
            </w:r>
            <w:r w:rsidR="00176E56">
              <w:t>Chống ánh sáng xanh</w:t>
            </w:r>
          </w:p>
          <w:p w14:paraId="57F89385" w14:textId="77777777" w:rsidR="00F810E1" w:rsidRDefault="00F810E1" w:rsidP="00360364">
            <w:r>
              <w:t>C91-P174 đen</w:t>
            </w:r>
          </w:p>
          <w:p w14:paraId="16AE397B" w14:textId="77777777" w:rsidR="00F810E1" w:rsidRDefault="00F810E1" w:rsidP="00360364">
            <w:r>
              <w:rPr>
                <w:noProof/>
              </w:rPr>
              <w:drawing>
                <wp:inline distT="0" distB="0" distL="0" distR="0" wp14:anchorId="24C6CFA3" wp14:editId="4140AD35">
                  <wp:extent cx="1155700" cy="1155700"/>
                  <wp:effectExtent l="0" t="0" r="635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p>
          <w:p w14:paraId="09C417C7" w14:textId="63CD3B2A" w:rsidR="00F810E1" w:rsidRDefault="00F810E1" w:rsidP="00360364">
            <w:r>
              <w:t>C</w:t>
            </w:r>
            <w:r>
              <w:t>02</w:t>
            </w:r>
            <w:r>
              <w:t>-P174 đen</w:t>
            </w:r>
            <w:r>
              <w:t xml:space="preserve"> vàng</w:t>
            </w:r>
          </w:p>
          <w:p w14:paraId="5363984B" w14:textId="6E687361" w:rsidR="00F810E1" w:rsidRDefault="00F810E1" w:rsidP="00360364">
            <w:r>
              <w:rPr>
                <w:noProof/>
              </w:rPr>
              <w:drawing>
                <wp:inline distT="0" distB="0" distL="0" distR="0" wp14:anchorId="381F3372" wp14:editId="7A636EEA">
                  <wp:extent cx="1225550" cy="1225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inline>
              </w:drawing>
            </w:r>
          </w:p>
          <w:p w14:paraId="53A31346" w14:textId="02C91240" w:rsidR="00F810E1" w:rsidRDefault="00F810E1" w:rsidP="00360364">
            <w:r>
              <w:t>C</w:t>
            </w:r>
            <w:r>
              <w:t>26</w:t>
            </w:r>
            <w:r>
              <w:t>-P174 đen</w:t>
            </w:r>
            <w:r>
              <w:t xml:space="preserve"> bạc</w:t>
            </w:r>
          </w:p>
          <w:p w14:paraId="76CDC331" w14:textId="1FE73194" w:rsidR="00F810E1" w:rsidRDefault="00F810E1" w:rsidP="00360364">
            <w:r>
              <w:rPr>
                <w:noProof/>
              </w:rPr>
              <w:lastRenderedPageBreak/>
              <w:drawing>
                <wp:inline distT="0" distB="0" distL="0" distR="0" wp14:anchorId="0365BBF5" wp14:editId="70FA8B9E">
                  <wp:extent cx="1212850" cy="121285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12850" cy="1212850"/>
                          </a:xfrm>
                          <a:prstGeom prst="rect">
                            <a:avLst/>
                          </a:prstGeom>
                        </pic:spPr>
                      </pic:pic>
                    </a:graphicData>
                  </a:graphic>
                </wp:inline>
              </w:drawing>
            </w:r>
          </w:p>
          <w:p w14:paraId="68807929" w14:textId="6941A6F0" w:rsidR="00F810E1" w:rsidRDefault="00F810E1" w:rsidP="00360364"/>
        </w:tc>
        <w:tc>
          <w:tcPr>
            <w:tcW w:w="4675" w:type="dxa"/>
          </w:tcPr>
          <w:p w14:paraId="6672C115" w14:textId="77777777" w:rsidR="00F810E1" w:rsidRDefault="00F810E1" w:rsidP="00360364">
            <w:r>
              <w:lastRenderedPageBreak/>
              <w:t>Gọng Kính Chống Ánh Sáng Xanh Titanium Patton PT908</w:t>
            </w:r>
          </w:p>
          <w:p w14:paraId="501BDB00" w14:textId="77777777" w:rsidR="001D5C59" w:rsidRDefault="00F810E1" w:rsidP="00360364">
            <w:r>
              <w:t>Giá: 1,500,000</w:t>
            </w:r>
          </w:p>
          <w:p w14:paraId="0D917CC2" w14:textId="77777777" w:rsidR="00F810E1" w:rsidRDefault="00F810E1" w:rsidP="00360364">
            <w:pPr>
              <w:rPr>
                <w:rFonts w:ascii="Lato" w:hAnsi="Lato"/>
                <w:color w:val="777777"/>
                <w:sz w:val="21"/>
                <w:szCs w:val="21"/>
              </w:rPr>
            </w:pPr>
            <w:r>
              <w:rPr>
                <w:rStyle w:val="Strong"/>
                <w:rFonts w:ascii="inherit" w:hAnsi="inherit"/>
                <w:color w:val="777777"/>
                <w:sz w:val="21"/>
                <w:szCs w:val="21"/>
                <w:bdr w:val="none" w:sz="0" w:space="0" w:color="auto" w:frame="1"/>
              </w:rPr>
              <w:t>Thông tin sản phẩm: </w:t>
            </w:r>
          </w:p>
          <w:p w14:paraId="216BE43D" w14:textId="77777777" w:rsidR="00F810E1" w:rsidRDefault="00F810E1" w:rsidP="00360364">
            <w:pPr>
              <w:rPr>
                <w:rFonts w:ascii="Lato" w:hAnsi="Lato"/>
                <w:color w:val="777777"/>
                <w:sz w:val="21"/>
                <w:szCs w:val="21"/>
              </w:rPr>
            </w:pP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Patton</w:t>
            </w:r>
          </w:p>
          <w:p w14:paraId="431FAFC2" w14:textId="77777777" w:rsidR="00F810E1" w:rsidRDefault="00F810E1"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Titanium.</w:t>
            </w:r>
          </w:p>
          <w:p w14:paraId="31A676C6" w14:textId="77777777" w:rsidR="00F810E1" w:rsidRDefault="00F810E1"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w:t>
            </w:r>
            <w:r>
              <w:rPr>
                <w:rFonts w:ascii="Lato" w:hAnsi="Lato" w:cs="Lato"/>
                <w:color w:val="777777"/>
                <w:sz w:val="21"/>
                <w:szCs w:val="21"/>
              </w:rPr>
              <w:t>ó</w:t>
            </w:r>
            <w:r>
              <w:rPr>
                <w:rFonts w:ascii="Lato" w:hAnsi="Lato"/>
                <w:color w:val="777777"/>
                <w:sz w:val="21"/>
                <w:szCs w:val="21"/>
              </w:rPr>
              <w:t>a, ch</w:t>
            </w:r>
            <w:r>
              <w:rPr>
                <w:rFonts w:ascii="Calibri" w:hAnsi="Calibri" w:cs="Calibri"/>
                <w:color w:val="777777"/>
                <w:sz w:val="21"/>
                <w:szCs w:val="21"/>
              </w:rPr>
              <w:t>ố</w:t>
            </w:r>
            <w:r>
              <w:rPr>
                <w:rFonts w:ascii="Lato" w:hAnsi="Lato"/>
                <w:color w:val="777777"/>
                <w:sz w:val="21"/>
                <w:szCs w:val="21"/>
              </w:rPr>
              <w:t>ng tia UV.</w:t>
            </w:r>
          </w:p>
          <w:p w14:paraId="5A2766D7" w14:textId="77777777" w:rsidR="00F810E1" w:rsidRDefault="00F810E1" w:rsidP="00360364">
            <w:pPr>
              <w:rPr>
                <w:rFonts w:ascii="Lato" w:hAnsi="Lato"/>
                <w:color w:val="777777"/>
                <w:sz w:val="21"/>
                <w:szCs w:val="21"/>
              </w:rPr>
            </w:pPr>
            <w:r>
              <w:rPr>
                <w:rFonts w:ascii="Lato" w:hAnsi="Lato"/>
                <w:color w:val="777777"/>
                <w:sz w:val="21"/>
                <w:szCs w:val="21"/>
              </w:rPr>
              <w:t>Size: 54 – 18 – 145 mm</w:t>
            </w:r>
          </w:p>
          <w:p w14:paraId="34A128F0" w14:textId="77777777" w:rsidR="00F810E1" w:rsidRDefault="00F810E1" w:rsidP="00360364">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14.8G</w:t>
            </w:r>
          </w:p>
          <w:p w14:paraId="25AC4912" w14:textId="77777777" w:rsidR="00F810E1" w:rsidRDefault="00F810E1" w:rsidP="00360364">
            <w:pPr>
              <w:rPr>
                <w:rFonts w:ascii="Lato" w:hAnsi="Lato"/>
                <w:color w:val="777777"/>
                <w:sz w:val="21"/>
                <w:szCs w:val="21"/>
              </w:rPr>
            </w:pPr>
            <w:r>
              <w:rPr>
                <w:rFonts w:ascii="Lato" w:hAnsi="Lato"/>
                <w:color w:val="777777"/>
                <w:sz w:val="21"/>
                <w:szCs w:val="21"/>
              </w:rPr>
              <w:t>B</w:t>
            </w:r>
            <w:r>
              <w:rPr>
                <w:rFonts w:ascii="Calibri" w:hAnsi="Calibri" w:cs="Calibri"/>
                <w:color w:val="777777"/>
                <w:sz w:val="21"/>
                <w:szCs w:val="21"/>
              </w:rPr>
              <w:t>ả</w:t>
            </w:r>
            <w:r>
              <w:rPr>
                <w:rFonts w:ascii="Lato" w:hAnsi="Lato"/>
                <w:color w:val="777777"/>
                <w:sz w:val="21"/>
                <w:szCs w:val="21"/>
              </w:rPr>
              <w:t>o h</w:t>
            </w:r>
            <w:r>
              <w:rPr>
                <w:rFonts w:ascii="Lato" w:hAnsi="Lato" w:cs="Lato"/>
                <w:color w:val="777777"/>
                <w:sz w:val="21"/>
                <w:szCs w:val="21"/>
              </w:rPr>
              <w:t>à</w:t>
            </w:r>
            <w:r>
              <w:rPr>
                <w:rFonts w:ascii="Lato" w:hAnsi="Lato"/>
                <w:color w:val="777777"/>
                <w:sz w:val="21"/>
                <w:szCs w:val="21"/>
              </w:rPr>
              <w:t>nh 12 th</w:t>
            </w:r>
            <w:r>
              <w:rPr>
                <w:rFonts w:ascii="Lato" w:hAnsi="Lato" w:cs="Lato"/>
                <w:color w:val="777777"/>
                <w:sz w:val="21"/>
                <w:szCs w:val="21"/>
              </w:rPr>
              <w:t>á</w:t>
            </w:r>
            <w:r>
              <w:rPr>
                <w:rFonts w:ascii="Lato" w:hAnsi="Lato"/>
                <w:color w:val="777777"/>
                <w:sz w:val="21"/>
                <w:szCs w:val="21"/>
              </w:rPr>
              <w:t>ng.</w:t>
            </w:r>
          </w:p>
          <w:p w14:paraId="5D7BEEC2" w14:textId="77777777" w:rsidR="00F810E1" w:rsidRDefault="00F810E1" w:rsidP="00360364">
            <w:pPr>
              <w:rPr>
                <w:rFonts w:ascii="Lato" w:hAnsi="Lato"/>
                <w:color w:val="777777"/>
                <w:sz w:val="21"/>
                <w:szCs w:val="21"/>
              </w:rPr>
            </w:pPr>
            <w:r>
              <w:rPr>
                <w:rFonts w:ascii="Lato" w:hAnsi="Lato"/>
                <w:color w:val="777777"/>
                <w:sz w:val="21"/>
                <w:szCs w:val="21"/>
              </w:rPr>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768383A8" w14:textId="77777777" w:rsidR="00F810E1" w:rsidRDefault="00F810E1" w:rsidP="00360364">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và Blue Control. Kính Blue Cut là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 xml:space="preserve">ng xanh </w:t>
            </w:r>
            <w:r>
              <w:rPr>
                <w:rFonts w:ascii="Lato" w:hAnsi="Lato"/>
                <w:color w:val="777777"/>
                <w:sz w:val="21"/>
                <w:szCs w:val="21"/>
              </w:rPr>
              <w:lastRenderedPageBreak/>
              <w:t>t</w:t>
            </w:r>
            <w:r>
              <w:rPr>
                <w:rFonts w:ascii="Lato" w:hAnsi="Lato" w:cs="Lato"/>
                <w:color w:val="777777"/>
                <w:sz w:val="21"/>
                <w:szCs w:val="21"/>
              </w:rPr>
              <w:t>í</w:t>
            </w:r>
            <w:r>
              <w:rPr>
                <w:rFonts w:ascii="Lato" w:hAnsi="Lato"/>
                <w:color w:val="777777"/>
                <w:sz w:val="21"/>
                <w:szCs w:val="21"/>
              </w:rPr>
              <w:t>m). C</w:t>
            </w:r>
            <w:r>
              <w:rPr>
                <w:rFonts w:ascii="Lato" w:hAnsi="Lato" w:cs="Lato"/>
                <w:color w:val="777777"/>
                <w:sz w:val="21"/>
                <w:szCs w:val="21"/>
              </w:rPr>
              <w:t>ò</w:t>
            </w:r>
            <w:r>
              <w:rPr>
                <w:rFonts w:ascii="Lato" w:hAnsi="Lato"/>
                <w:color w:val="777777"/>
                <w:sz w:val="21"/>
                <w:szCs w:val="21"/>
              </w:rPr>
              <w:t>n k</w:t>
            </w:r>
            <w:r>
              <w:rPr>
                <w:rFonts w:ascii="Lato" w:hAnsi="Lato" w:cs="Lato"/>
                <w:color w:val="777777"/>
                <w:sz w:val="21"/>
                <w:szCs w:val="21"/>
              </w:rPr>
              <w:t>í</w:t>
            </w:r>
            <w:r>
              <w:rPr>
                <w:rFonts w:ascii="Lato" w:hAnsi="Lato"/>
                <w:color w:val="777777"/>
                <w:sz w:val="21"/>
                <w:szCs w:val="21"/>
              </w:rPr>
              <w:t>nh Blue Control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2E5EB58D" w14:textId="77777777" w:rsidR="00F810E1" w:rsidRDefault="00F810E1" w:rsidP="00360364">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kính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w:t>
            </w:r>
            <w:r>
              <w:rPr>
                <w:rFonts w:ascii="Lato" w:hAnsi="Lato" w:cs="Lato"/>
                <w:color w:val="777777"/>
                <w:sz w:val="21"/>
                <w:szCs w:val="21"/>
              </w:rPr>
              <w:t>á</w:t>
            </w:r>
            <w:r>
              <w:rPr>
                <w:rFonts w:ascii="Lato" w:hAnsi="Lato"/>
                <w:color w:val="777777"/>
                <w:sz w:val="21"/>
                <w:szCs w:val="21"/>
              </w:rPr>
              <w:t>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nh</w:t>
            </w:r>
            <w:r>
              <w:rPr>
                <w:rFonts w:ascii="Calibri" w:hAnsi="Calibri" w:cs="Calibri"/>
                <w:color w:val="777777"/>
                <w:sz w:val="21"/>
                <w:szCs w:val="21"/>
              </w:rPr>
              <w:t>ữ</w:t>
            </w:r>
            <w:r>
              <w:rPr>
                <w:rFonts w:ascii="Lato" w:hAnsi="Lato"/>
                <w:color w:val="777777"/>
                <w:sz w:val="21"/>
                <w:szCs w:val="21"/>
              </w:rPr>
              <w:t xml:space="preserve">ng tia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ph</w:t>
            </w:r>
            <w:r>
              <w:rPr>
                <w:rFonts w:ascii="Lato" w:hAnsi="Lato" w:cs="Lato"/>
                <w:color w:val="777777"/>
                <w:sz w:val="21"/>
                <w:szCs w:val="21"/>
              </w:rPr>
              <w:t>á</w:t>
            </w:r>
            <w:r>
              <w:rPr>
                <w:rFonts w:ascii="Lato" w:hAnsi="Lato"/>
                <w:color w:val="777777"/>
                <w:sz w:val="21"/>
                <w:szCs w:val="21"/>
              </w:rPr>
              <w:t>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02679CE5" w14:textId="77777777" w:rsidR="00F810E1" w:rsidRDefault="00F810E1" w:rsidP="00360364">
            <w:pPr>
              <w:rPr>
                <w:rFonts w:ascii="Lato" w:hAnsi="Lato"/>
                <w:color w:val="777777"/>
                <w:sz w:val="21"/>
                <w:szCs w:val="21"/>
              </w:rPr>
            </w:pPr>
            <w:r>
              <w:rPr>
                <w:rFonts w:ascii="Lato" w:hAnsi="Lato"/>
                <w:color w:val="777777"/>
                <w:sz w:val="21"/>
                <w:szCs w:val="21"/>
              </w:rPr>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Patton 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5BFAB948" w14:textId="77777777" w:rsidR="00F810E1" w:rsidRDefault="00F810E1" w:rsidP="00360364">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w:t>
            </w:r>
            <w:r>
              <w:rPr>
                <w:rFonts w:ascii="Lato" w:hAnsi="Lato" w:cs="Lato"/>
                <w:color w:val="777777"/>
                <w:sz w:val="21"/>
                <w:szCs w:val="21"/>
              </w:rPr>
              <w:t>ô</w:t>
            </w:r>
            <w:r>
              <w:rPr>
                <w:rFonts w:ascii="Lato" w:hAnsi="Lato"/>
                <w:color w:val="777777"/>
                <w:sz w:val="21"/>
                <w:szCs w:val="21"/>
              </w:rPr>
              <w:t>ng l</w:t>
            </w:r>
            <w:r>
              <w:rPr>
                <w:rFonts w:ascii="Lato" w:hAnsi="Lato" w:cs="Lato"/>
                <w:color w:val="777777"/>
                <w:sz w:val="21"/>
                <w:szCs w:val="21"/>
              </w:rPr>
              <w:t>à</w:t>
            </w:r>
            <w:r>
              <w:rPr>
                <w:rFonts w:ascii="Lato" w:hAnsi="Lato"/>
                <w:color w:val="777777"/>
                <w:sz w:val="21"/>
                <w:szCs w:val="21"/>
              </w:rPr>
              <w:t>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gây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23B4FDED" w14:textId="3412CBA9" w:rsidR="00F810E1" w:rsidRDefault="00F810E1" w:rsidP="00360364"/>
        </w:tc>
      </w:tr>
      <w:tr w:rsidR="00360364" w14:paraId="1015393D" w14:textId="77777777" w:rsidTr="001D5C59">
        <w:tc>
          <w:tcPr>
            <w:tcW w:w="4675" w:type="dxa"/>
          </w:tcPr>
          <w:p w14:paraId="3CB73274" w14:textId="5D0869AE" w:rsidR="001D5C59" w:rsidRDefault="008D0228" w:rsidP="00360364">
            <w:r>
              <w:lastRenderedPageBreak/>
              <w:t>53.</w:t>
            </w:r>
            <w:r w:rsidR="00176E56">
              <w:t xml:space="preserve"> </w:t>
            </w:r>
            <w:r w:rsidR="00176E56">
              <w:t>Chống ánh sáng xanh</w:t>
            </w:r>
          </w:p>
          <w:p w14:paraId="68E20FF5" w14:textId="77777777" w:rsidR="008D0228" w:rsidRDefault="00AC3AA6" w:rsidP="00360364">
            <w:r>
              <w:t>C91-P174 đen</w:t>
            </w:r>
          </w:p>
          <w:p w14:paraId="66F2A75A" w14:textId="77777777" w:rsidR="00AC3AA6" w:rsidRDefault="00AC3AA6" w:rsidP="00360364">
            <w:r>
              <w:rPr>
                <w:noProof/>
              </w:rPr>
              <w:drawing>
                <wp:inline distT="0" distB="0" distL="0" distR="0" wp14:anchorId="6848BA49" wp14:editId="35A29338">
                  <wp:extent cx="1544782" cy="154478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549285" cy="1549285"/>
                          </a:xfrm>
                          <a:prstGeom prst="rect">
                            <a:avLst/>
                          </a:prstGeom>
                        </pic:spPr>
                      </pic:pic>
                    </a:graphicData>
                  </a:graphic>
                </wp:inline>
              </w:drawing>
            </w:r>
          </w:p>
          <w:p w14:paraId="0FE24C7B" w14:textId="77777777" w:rsidR="00AC3AA6" w:rsidRDefault="00AC3AA6" w:rsidP="00360364">
            <w:r>
              <w:t>C05-P174 bạc</w:t>
            </w:r>
          </w:p>
          <w:p w14:paraId="7A5AFF04" w14:textId="77777777" w:rsidR="00AC3AA6" w:rsidRDefault="00AC3AA6" w:rsidP="00360364">
            <w:r>
              <w:rPr>
                <w:noProof/>
              </w:rPr>
              <w:drawing>
                <wp:inline distT="0" distB="0" distL="0" distR="0" wp14:anchorId="2C1240D6" wp14:editId="0E089F33">
                  <wp:extent cx="1371600" cy="1371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375392" cy="1375392"/>
                          </a:xfrm>
                          <a:prstGeom prst="rect">
                            <a:avLst/>
                          </a:prstGeom>
                        </pic:spPr>
                      </pic:pic>
                    </a:graphicData>
                  </a:graphic>
                </wp:inline>
              </w:drawing>
            </w:r>
          </w:p>
          <w:p w14:paraId="110F729F" w14:textId="77777777" w:rsidR="00AC3AA6" w:rsidRDefault="00AC3AA6" w:rsidP="00360364">
            <w:r>
              <w:t>C02-P174 vàng</w:t>
            </w:r>
          </w:p>
          <w:p w14:paraId="6DDE3A75" w14:textId="77777777" w:rsidR="00AC3AA6" w:rsidRDefault="00AC3AA6" w:rsidP="00360364">
            <w:r>
              <w:rPr>
                <w:noProof/>
              </w:rPr>
              <w:lastRenderedPageBreak/>
              <w:drawing>
                <wp:inline distT="0" distB="0" distL="0" distR="0" wp14:anchorId="6DC7D28C" wp14:editId="221C835A">
                  <wp:extent cx="1655618" cy="1655618"/>
                  <wp:effectExtent l="0" t="0" r="190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58762" cy="1658762"/>
                          </a:xfrm>
                          <a:prstGeom prst="rect">
                            <a:avLst/>
                          </a:prstGeom>
                        </pic:spPr>
                      </pic:pic>
                    </a:graphicData>
                  </a:graphic>
                </wp:inline>
              </w:drawing>
            </w:r>
          </w:p>
          <w:p w14:paraId="74C7D5D4" w14:textId="77777777" w:rsidR="00AC3AA6" w:rsidRDefault="00AC3AA6" w:rsidP="00360364">
            <w:r>
              <w:t>C102-P174 xanh dương</w:t>
            </w:r>
          </w:p>
          <w:p w14:paraId="1185F89E" w14:textId="4364E806" w:rsidR="00AC3AA6" w:rsidRDefault="00AC3AA6" w:rsidP="00360364">
            <w:r>
              <w:rPr>
                <w:noProof/>
              </w:rPr>
              <w:drawing>
                <wp:inline distT="0" distB="0" distL="0" distR="0" wp14:anchorId="1126143C" wp14:editId="79DEE042">
                  <wp:extent cx="1655445" cy="1655445"/>
                  <wp:effectExtent l="0" t="0" r="190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58072" cy="1658072"/>
                          </a:xfrm>
                          <a:prstGeom prst="rect">
                            <a:avLst/>
                          </a:prstGeom>
                        </pic:spPr>
                      </pic:pic>
                    </a:graphicData>
                  </a:graphic>
                </wp:inline>
              </w:drawing>
            </w:r>
          </w:p>
        </w:tc>
        <w:tc>
          <w:tcPr>
            <w:tcW w:w="4675" w:type="dxa"/>
          </w:tcPr>
          <w:p w14:paraId="2205F83D" w14:textId="0152043D" w:rsidR="00AC3AA6" w:rsidRDefault="00AC3AA6" w:rsidP="00360364">
            <w:r>
              <w:lastRenderedPageBreak/>
              <w:t>Gọng Kính Chống Ánh Sáng Xanh Titanium Siêu Nhẹ Patton PT910</w:t>
            </w:r>
          </w:p>
          <w:p w14:paraId="42794052" w14:textId="6EB34ADD" w:rsidR="00AC3AA6" w:rsidRDefault="00AC3AA6" w:rsidP="00360364">
            <w:r>
              <w:t>Giá: 1,500,000</w:t>
            </w:r>
          </w:p>
          <w:p w14:paraId="71204D9A" w14:textId="77777777" w:rsidR="00AC3AA6" w:rsidRDefault="00AC3AA6" w:rsidP="00360364">
            <w:pPr>
              <w:rPr>
                <w:rFonts w:ascii="Lato" w:hAnsi="Lato"/>
                <w:color w:val="777777"/>
                <w:sz w:val="21"/>
                <w:szCs w:val="21"/>
              </w:rPr>
            </w:pPr>
            <w:r>
              <w:rPr>
                <w:rStyle w:val="Strong"/>
                <w:rFonts w:ascii="inherit" w:hAnsi="inherit"/>
                <w:color w:val="777777"/>
                <w:sz w:val="21"/>
                <w:szCs w:val="21"/>
                <w:bdr w:val="none" w:sz="0" w:space="0" w:color="auto" w:frame="1"/>
              </w:rPr>
              <w:t>Thông tin sản phẩm: </w:t>
            </w:r>
          </w:p>
          <w:p w14:paraId="7F4E1250" w14:textId="77777777" w:rsidR="00AC3AA6" w:rsidRDefault="00AC3AA6" w:rsidP="00360364">
            <w:pPr>
              <w:rPr>
                <w:rFonts w:ascii="Lato" w:hAnsi="Lato"/>
                <w:color w:val="777777"/>
                <w:sz w:val="21"/>
                <w:szCs w:val="21"/>
              </w:rPr>
            </w:pP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Patton</w:t>
            </w:r>
          </w:p>
          <w:p w14:paraId="7121938D" w14:textId="77777777" w:rsidR="00AC3AA6" w:rsidRDefault="00AC3AA6"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Titanium.</w:t>
            </w:r>
          </w:p>
          <w:p w14:paraId="3026783E" w14:textId="77777777" w:rsidR="00AC3AA6" w:rsidRDefault="00AC3AA6"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lóa, ch</w:t>
            </w:r>
            <w:r>
              <w:rPr>
                <w:rFonts w:ascii="Calibri" w:hAnsi="Calibri" w:cs="Calibri"/>
                <w:color w:val="777777"/>
                <w:sz w:val="21"/>
                <w:szCs w:val="21"/>
              </w:rPr>
              <w:t>ố</w:t>
            </w:r>
            <w:r>
              <w:rPr>
                <w:rFonts w:ascii="Lato" w:hAnsi="Lato"/>
                <w:color w:val="777777"/>
                <w:sz w:val="21"/>
                <w:szCs w:val="21"/>
              </w:rPr>
              <w:t>ng tia UV.</w:t>
            </w:r>
          </w:p>
          <w:p w14:paraId="4EDFAB47" w14:textId="77777777" w:rsidR="00AC3AA6" w:rsidRDefault="00AC3AA6" w:rsidP="00360364">
            <w:pPr>
              <w:rPr>
                <w:rFonts w:ascii="Lato" w:hAnsi="Lato"/>
                <w:color w:val="777777"/>
                <w:sz w:val="21"/>
                <w:szCs w:val="21"/>
              </w:rPr>
            </w:pPr>
            <w:r>
              <w:rPr>
                <w:rFonts w:ascii="Lato" w:hAnsi="Lato"/>
                <w:color w:val="777777"/>
                <w:sz w:val="21"/>
                <w:szCs w:val="21"/>
              </w:rPr>
              <w:t>Size: 54 – 18 – 145 mm</w:t>
            </w:r>
          </w:p>
          <w:p w14:paraId="75BAAAF1" w14:textId="77777777" w:rsidR="00AC3AA6" w:rsidRDefault="00AC3AA6" w:rsidP="00360364">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14.8G</w:t>
            </w:r>
          </w:p>
          <w:p w14:paraId="153CCBD3" w14:textId="77777777" w:rsidR="00AC3AA6" w:rsidRDefault="00AC3AA6" w:rsidP="00360364">
            <w:pPr>
              <w:rPr>
                <w:rFonts w:ascii="Lato" w:hAnsi="Lato"/>
                <w:color w:val="777777"/>
                <w:sz w:val="21"/>
                <w:szCs w:val="21"/>
              </w:rPr>
            </w:pPr>
            <w:r>
              <w:rPr>
                <w:rFonts w:ascii="Lato" w:hAnsi="Lato"/>
                <w:color w:val="777777"/>
                <w:sz w:val="21"/>
                <w:szCs w:val="21"/>
              </w:rPr>
              <w:t>B</w:t>
            </w:r>
            <w:r>
              <w:rPr>
                <w:rFonts w:ascii="Calibri" w:hAnsi="Calibri" w:cs="Calibri"/>
                <w:color w:val="777777"/>
                <w:sz w:val="21"/>
                <w:szCs w:val="21"/>
              </w:rPr>
              <w:t>ả</w:t>
            </w:r>
            <w:r>
              <w:rPr>
                <w:rFonts w:ascii="Lato" w:hAnsi="Lato"/>
                <w:color w:val="777777"/>
                <w:sz w:val="21"/>
                <w:szCs w:val="21"/>
              </w:rPr>
              <w:t>o h</w:t>
            </w:r>
            <w:r>
              <w:rPr>
                <w:rFonts w:ascii="Lato" w:hAnsi="Lato" w:cs="Lato"/>
                <w:color w:val="777777"/>
                <w:sz w:val="21"/>
                <w:szCs w:val="21"/>
              </w:rPr>
              <w:t>à</w:t>
            </w:r>
            <w:r>
              <w:rPr>
                <w:rFonts w:ascii="Lato" w:hAnsi="Lato"/>
                <w:color w:val="777777"/>
                <w:sz w:val="21"/>
                <w:szCs w:val="21"/>
              </w:rPr>
              <w:t>nh 12 th</w:t>
            </w:r>
            <w:r>
              <w:rPr>
                <w:rFonts w:ascii="Lato" w:hAnsi="Lato" w:cs="Lato"/>
                <w:color w:val="777777"/>
                <w:sz w:val="21"/>
                <w:szCs w:val="21"/>
              </w:rPr>
              <w:t>á</w:t>
            </w:r>
            <w:r>
              <w:rPr>
                <w:rFonts w:ascii="Lato" w:hAnsi="Lato"/>
                <w:color w:val="777777"/>
                <w:sz w:val="21"/>
                <w:szCs w:val="21"/>
              </w:rPr>
              <w:t>ng.</w:t>
            </w:r>
          </w:p>
          <w:p w14:paraId="58642342" w14:textId="77777777" w:rsidR="00AC3AA6" w:rsidRDefault="00AC3AA6" w:rsidP="00360364">
            <w:pPr>
              <w:rPr>
                <w:rFonts w:ascii="Lato" w:hAnsi="Lato"/>
                <w:color w:val="777777"/>
                <w:sz w:val="21"/>
                <w:szCs w:val="21"/>
              </w:rPr>
            </w:pPr>
            <w:r>
              <w:rPr>
                <w:rFonts w:ascii="Lato" w:hAnsi="Lato"/>
                <w:color w:val="777777"/>
                <w:sz w:val="21"/>
                <w:szCs w:val="21"/>
              </w:rPr>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14A9915E" w14:textId="77777777" w:rsidR="00AC3AA6" w:rsidRDefault="00AC3AA6" w:rsidP="00360364">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w:t>
            </w:r>
            <w:r>
              <w:rPr>
                <w:rFonts w:ascii="Lato" w:hAnsi="Lato" w:cs="Lato"/>
                <w:color w:val="777777"/>
                <w:sz w:val="21"/>
                <w:szCs w:val="21"/>
              </w:rPr>
              <w:t>à</w:t>
            </w:r>
            <w:r>
              <w:rPr>
                <w:rFonts w:ascii="Lato" w:hAnsi="Lato"/>
                <w:color w:val="777777"/>
                <w:sz w:val="21"/>
                <w:szCs w:val="21"/>
              </w:rPr>
              <w:t xml:space="preserve"> Blue Control. K</w:t>
            </w:r>
            <w:r>
              <w:rPr>
                <w:rFonts w:ascii="Lato" w:hAnsi="Lato" w:cs="Lato"/>
                <w:color w:val="777777"/>
                <w:sz w:val="21"/>
                <w:szCs w:val="21"/>
              </w:rPr>
              <w:t>í</w:t>
            </w:r>
            <w:r>
              <w:rPr>
                <w:rFonts w:ascii="Lato" w:hAnsi="Lato"/>
                <w:color w:val="777777"/>
                <w:sz w:val="21"/>
                <w:szCs w:val="21"/>
              </w:rPr>
              <w:t>nh Blue Cut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C</w:t>
            </w:r>
            <w:r>
              <w:rPr>
                <w:rFonts w:ascii="Lato" w:hAnsi="Lato" w:cs="Lato"/>
                <w:color w:val="777777"/>
                <w:sz w:val="21"/>
                <w:szCs w:val="21"/>
              </w:rPr>
              <w:t>ò</w:t>
            </w:r>
            <w:r>
              <w:rPr>
                <w:rFonts w:ascii="Lato" w:hAnsi="Lato"/>
                <w:color w:val="777777"/>
                <w:sz w:val="21"/>
                <w:szCs w:val="21"/>
              </w:rPr>
              <w:t>n k</w:t>
            </w:r>
            <w:r>
              <w:rPr>
                <w:rFonts w:ascii="Lato" w:hAnsi="Lato" w:cs="Lato"/>
                <w:color w:val="777777"/>
                <w:sz w:val="21"/>
                <w:szCs w:val="21"/>
              </w:rPr>
              <w:t>í</w:t>
            </w:r>
            <w:r>
              <w:rPr>
                <w:rFonts w:ascii="Lato" w:hAnsi="Lato"/>
                <w:color w:val="777777"/>
                <w:sz w:val="21"/>
                <w:szCs w:val="21"/>
              </w:rPr>
              <w:t>nh Blue Control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483A7653" w14:textId="77777777" w:rsidR="00AC3AA6" w:rsidRDefault="00AC3AA6" w:rsidP="00360364">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w:t>
            </w:r>
            <w:r>
              <w:rPr>
                <w:rFonts w:ascii="Lato" w:hAnsi="Lato" w:cs="Lato"/>
                <w:color w:val="777777"/>
                <w:sz w:val="21"/>
                <w:szCs w:val="21"/>
              </w:rPr>
              <w:t>á</w:t>
            </w:r>
            <w:r>
              <w:rPr>
                <w:rFonts w:ascii="Lato" w:hAnsi="Lato"/>
                <w:color w:val="777777"/>
                <w:sz w:val="21"/>
                <w:szCs w:val="21"/>
              </w:rPr>
              <w:t>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nh</w:t>
            </w:r>
            <w:r>
              <w:rPr>
                <w:rFonts w:ascii="Calibri" w:hAnsi="Calibri" w:cs="Calibri"/>
                <w:color w:val="777777"/>
                <w:sz w:val="21"/>
                <w:szCs w:val="21"/>
              </w:rPr>
              <w:t>ữ</w:t>
            </w:r>
            <w:r>
              <w:rPr>
                <w:rFonts w:ascii="Lato" w:hAnsi="Lato"/>
                <w:color w:val="777777"/>
                <w:sz w:val="21"/>
                <w:szCs w:val="21"/>
              </w:rPr>
              <w:t>ng tia ánh sáng xanh phát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05DA2A51" w14:textId="77777777" w:rsidR="00AC3AA6" w:rsidRDefault="00AC3AA6" w:rsidP="00360364">
            <w:pPr>
              <w:rPr>
                <w:rFonts w:ascii="Lato" w:hAnsi="Lato"/>
                <w:color w:val="777777"/>
                <w:sz w:val="21"/>
                <w:szCs w:val="21"/>
              </w:rPr>
            </w:pPr>
            <w:r>
              <w:rPr>
                <w:rFonts w:ascii="Lato" w:hAnsi="Lato"/>
                <w:color w:val="777777"/>
                <w:sz w:val="21"/>
                <w:szCs w:val="21"/>
              </w:rPr>
              <w:lastRenderedPageBreak/>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Patton 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1D9628F0" w14:textId="77777777" w:rsidR="00AC3AA6" w:rsidRDefault="00AC3AA6" w:rsidP="00360364">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không làm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gây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6F4BF95E" w14:textId="77777777" w:rsidR="00AC3AA6" w:rsidRDefault="00AC3AA6" w:rsidP="00360364"/>
          <w:p w14:paraId="5B9F79EC" w14:textId="77777777" w:rsidR="001D5C59" w:rsidRDefault="001D5C59" w:rsidP="00360364"/>
        </w:tc>
      </w:tr>
      <w:tr w:rsidR="00360364" w14:paraId="7FF3E4BC" w14:textId="77777777" w:rsidTr="001D5C59">
        <w:tc>
          <w:tcPr>
            <w:tcW w:w="4675" w:type="dxa"/>
          </w:tcPr>
          <w:p w14:paraId="0AE53C0B" w14:textId="5954D950" w:rsidR="001D5C59" w:rsidRDefault="00AC3AA6" w:rsidP="00360364">
            <w:r>
              <w:lastRenderedPageBreak/>
              <w:t>54.</w:t>
            </w:r>
            <w:r w:rsidR="00176E56">
              <w:t xml:space="preserve"> </w:t>
            </w:r>
            <w:r w:rsidR="00176E56">
              <w:t>Chống ánh sáng xanh</w:t>
            </w:r>
          </w:p>
          <w:p w14:paraId="2B918E5F" w14:textId="77777777" w:rsidR="00AC3AA6" w:rsidRDefault="00AC3AA6" w:rsidP="00360364">
            <w:r>
              <w:t>C01-P181 đen</w:t>
            </w:r>
          </w:p>
          <w:p w14:paraId="665639BD" w14:textId="77777777" w:rsidR="00AC3AA6" w:rsidRDefault="00AC3AA6" w:rsidP="00360364">
            <w:r>
              <w:rPr>
                <w:noProof/>
              </w:rPr>
              <w:drawing>
                <wp:inline distT="0" distB="0" distL="0" distR="0" wp14:anchorId="70B1E55B" wp14:editId="7F42D9EF">
                  <wp:extent cx="1731818" cy="1731818"/>
                  <wp:effectExtent l="0" t="0" r="190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33790" cy="1733790"/>
                          </a:xfrm>
                          <a:prstGeom prst="rect">
                            <a:avLst/>
                          </a:prstGeom>
                        </pic:spPr>
                      </pic:pic>
                    </a:graphicData>
                  </a:graphic>
                </wp:inline>
              </w:drawing>
            </w:r>
          </w:p>
          <w:p w14:paraId="216703F7" w14:textId="77777777" w:rsidR="00AC3AA6" w:rsidRDefault="00AC3AA6" w:rsidP="00360364">
            <w:r>
              <w:t>C624-P181 đỏ</w:t>
            </w:r>
          </w:p>
          <w:p w14:paraId="58AC15A5" w14:textId="77777777" w:rsidR="00AC3AA6" w:rsidRDefault="00AC3AA6" w:rsidP="00360364">
            <w:r>
              <w:rPr>
                <w:noProof/>
              </w:rPr>
              <w:drawing>
                <wp:inline distT="0" distB="0" distL="0" distR="0" wp14:anchorId="25CF8AF4" wp14:editId="71A27692">
                  <wp:extent cx="1551709" cy="155170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55998" cy="1555998"/>
                          </a:xfrm>
                          <a:prstGeom prst="rect">
                            <a:avLst/>
                          </a:prstGeom>
                        </pic:spPr>
                      </pic:pic>
                    </a:graphicData>
                  </a:graphic>
                </wp:inline>
              </w:drawing>
            </w:r>
          </w:p>
          <w:p w14:paraId="50BAC3D0" w14:textId="77777777" w:rsidR="00AC3AA6" w:rsidRDefault="00AC3AA6" w:rsidP="00360364">
            <w:r>
              <w:t>C400-P181</w:t>
            </w:r>
          </w:p>
          <w:p w14:paraId="4CE44728" w14:textId="77777777" w:rsidR="00AC3AA6" w:rsidRDefault="00AC3AA6" w:rsidP="00360364">
            <w:r>
              <w:rPr>
                <w:noProof/>
              </w:rPr>
              <w:lastRenderedPageBreak/>
              <w:drawing>
                <wp:inline distT="0" distB="0" distL="0" distR="0" wp14:anchorId="083C7622" wp14:editId="514D88DB">
                  <wp:extent cx="1565564" cy="156556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568039" cy="1568039"/>
                          </a:xfrm>
                          <a:prstGeom prst="rect">
                            <a:avLst/>
                          </a:prstGeom>
                        </pic:spPr>
                      </pic:pic>
                    </a:graphicData>
                  </a:graphic>
                </wp:inline>
              </w:drawing>
            </w:r>
          </w:p>
          <w:p w14:paraId="52D8B92F" w14:textId="77777777" w:rsidR="00AC3AA6" w:rsidRDefault="00AC3AA6" w:rsidP="00360364">
            <w:r>
              <w:t>C633-P181 xám</w:t>
            </w:r>
          </w:p>
          <w:p w14:paraId="19419F39" w14:textId="7B056066" w:rsidR="00AC3AA6" w:rsidRDefault="00AC3AA6" w:rsidP="00360364">
            <w:r>
              <w:rPr>
                <w:noProof/>
              </w:rPr>
              <w:drawing>
                <wp:inline distT="0" distB="0" distL="0" distR="0" wp14:anchorId="18501BEC" wp14:editId="26AA56BA">
                  <wp:extent cx="1669472" cy="1669472"/>
                  <wp:effectExtent l="0" t="0" r="6985"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72780" cy="1672780"/>
                          </a:xfrm>
                          <a:prstGeom prst="rect">
                            <a:avLst/>
                          </a:prstGeom>
                        </pic:spPr>
                      </pic:pic>
                    </a:graphicData>
                  </a:graphic>
                </wp:inline>
              </w:drawing>
            </w:r>
          </w:p>
        </w:tc>
        <w:tc>
          <w:tcPr>
            <w:tcW w:w="4675" w:type="dxa"/>
          </w:tcPr>
          <w:p w14:paraId="24FCFDB6" w14:textId="77777777" w:rsidR="00AC3AA6" w:rsidRDefault="00AC3AA6" w:rsidP="00360364">
            <w:r>
              <w:lastRenderedPageBreak/>
              <w:t>Gọng Kính Mắt Mèo Acetate Chống Ánh Sáng Xanh Patton Ps8815</w:t>
            </w:r>
          </w:p>
          <w:p w14:paraId="572E1AF0" w14:textId="77777777" w:rsidR="001D5C59" w:rsidRDefault="00AC3AA6" w:rsidP="00360364">
            <w:r>
              <w:t>Giá: 1,500,000</w:t>
            </w:r>
          </w:p>
          <w:p w14:paraId="596FDEE1" w14:textId="77777777" w:rsidR="00AC3AA6" w:rsidRDefault="00AC3AA6" w:rsidP="00360364">
            <w:pPr>
              <w:rPr>
                <w:rFonts w:ascii="Lato" w:hAnsi="Lato"/>
                <w:color w:val="777777"/>
                <w:sz w:val="21"/>
                <w:szCs w:val="21"/>
              </w:rPr>
            </w:pPr>
            <w:r>
              <w:rPr>
                <w:rStyle w:val="Strong"/>
                <w:rFonts w:ascii="inherit" w:hAnsi="inherit"/>
                <w:color w:val="777777"/>
                <w:sz w:val="21"/>
                <w:szCs w:val="21"/>
                <w:bdr w:val="none" w:sz="0" w:space="0" w:color="auto" w:frame="1"/>
              </w:rPr>
              <w:t>hông tin sản phẩm: </w:t>
            </w: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Patton</w:t>
            </w:r>
          </w:p>
          <w:p w14:paraId="33C64404" w14:textId="77777777" w:rsidR="00AC3AA6" w:rsidRDefault="00AC3AA6"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Acetate</w:t>
            </w:r>
          </w:p>
          <w:p w14:paraId="582C24F8" w14:textId="77777777" w:rsidR="00AC3AA6" w:rsidRDefault="00AC3AA6" w:rsidP="00360364">
            <w:pPr>
              <w:rPr>
                <w:rFonts w:ascii="Lato" w:hAnsi="Lato"/>
                <w:color w:val="777777"/>
                <w:sz w:val="21"/>
                <w:szCs w:val="21"/>
              </w:rPr>
            </w:pPr>
            <w:r>
              <w:rPr>
                <w:rFonts w:ascii="Lato" w:hAnsi="Lato"/>
                <w:color w:val="777777"/>
                <w:sz w:val="21"/>
                <w:szCs w:val="21"/>
              </w:rPr>
              <w:t>Mã s</w:t>
            </w:r>
            <w:r>
              <w:rPr>
                <w:rFonts w:ascii="Calibri" w:hAnsi="Calibri" w:cs="Calibri"/>
                <w:color w:val="777777"/>
                <w:sz w:val="21"/>
                <w:szCs w:val="21"/>
              </w:rPr>
              <w:t>ả</w:t>
            </w:r>
            <w:r>
              <w:rPr>
                <w:rFonts w:ascii="Lato" w:hAnsi="Lato"/>
                <w:color w:val="777777"/>
                <w:sz w:val="21"/>
                <w:szCs w:val="21"/>
              </w:rPr>
              <w:t>n ph</w:t>
            </w:r>
            <w:r>
              <w:rPr>
                <w:rFonts w:ascii="Calibri" w:hAnsi="Calibri" w:cs="Calibri"/>
                <w:color w:val="777777"/>
                <w:sz w:val="21"/>
                <w:szCs w:val="21"/>
              </w:rPr>
              <w:t>ẩ</w:t>
            </w:r>
            <w:r>
              <w:rPr>
                <w:rFonts w:ascii="Lato" w:hAnsi="Lato"/>
                <w:color w:val="777777"/>
                <w:sz w:val="21"/>
                <w:szCs w:val="21"/>
              </w:rPr>
              <w:t>m: ps8815</w:t>
            </w:r>
          </w:p>
          <w:p w14:paraId="30931DEE" w14:textId="77777777" w:rsidR="00AC3AA6" w:rsidRDefault="00AC3AA6"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w:t>
            </w:r>
            <w:r>
              <w:rPr>
                <w:rFonts w:ascii="Lato" w:hAnsi="Lato" w:cs="Lato"/>
                <w:color w:val="777777"/>
                <w:sz w:val="21"/>
                <w:szCs w:val="21"/>
              </w:rPr>
              <w:t>ó</w:t>
            </w:r>
            <w:r>
              <w:rPr>
                <w:rFonts w:ascii="Lato" w:hAnsi="Lato"/>
                <w:color w:val="777777"/>
                <w:sz w:val="21"/>
                <w:szCs w:val="21"/>
              </w:rPr>
              <w:t>a, ch</w:t>
            </w:r>
            <w:r>
              <w:rPr>
                <w:rFonts w:ascii="Calibri" w:hAnsi="Calibri" w:cs="Calibri"/>
                <w:color w:val="777777"/>
                <w:sz w:val="21"/>
                <w:szCs w:val="21"/>
              </w:rPr>
              <w:t>ố</w:t>
            </w:r>
            <w:r>
              <w:rPr>
                <w:rFonts w:ascii="Lato" w:hAnsi="Lato"/>
                <w:color w:val="777777"/>
                <w:sz w:val="21"/>
                <w:szCs w:val="21"/>
              </w:rPr>
              <w:t>ng tia UV.</w:t>
            </w:r>
          </w:p>
          <w:p w14:paraId="16EFF327" w14:textId="77777777" w:rsidR="00AC3AA6" w:rsidRDefault="00AC3AA6" w:rsidP="00360364">
            <w:pPr>
              <w:rPr>
                <w:rFonts w:ascii="Lato" w:hAnsi="Lato"/>
                <w:color w:val="777777"/>
                <w:sz w:val="21"/>
                <w:szCs w:val="21"/>
              </w:rPr>
            </w:pPr>
            <w:r>
              <w:rPr>
                <w:rFonts w:ascii="Lato" w:hAnsi="Lato"/>
                <w:color w:val="777777"/>
                <w:sz w:val="21"/>
                <w:szCs w:val="21"/>
              </w:rPr>
              <w:t>Size: 54 – 16 – 145 mm.</w:t>
            </w:r>
          </w:p>
          <w:p w14:paraId="0E4FE1C8" w14:textId="77777777" w:rsidR="00AC3AA6" w:rsidRDefault="00AC3AA6" w:rsidP="00360364">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30.5G</w:t>
            </w:r>
          </w:p>
          <w:p w14:paraId="29957B7E" w14:textId="77777777" w:rsidR="00AC3AA6" w:rsidRDefault="00AC3AA6" w:rsidP="00360364">
            <w:pPr>
              <w:rPr>
                <w:rFonts w:ascii="Lato" w:hAnsi="Lato"/>
                <w:color w:val="777777"/>
                <w:sz w:val="21"/>
                <w:szCs w:val="21"/>
              </w:rPr>
            </w:pPr>
            <w:r>
              <w:rPr>
                <w:rFonts w:ascii="Lato" w:hAnsi="Lato"/>
                <w:color w:val="777777"/>
                <w:sz w:val="21"/>
                <w:szCs w:val="21"/>
              </w:rPr>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66AF4F56" w14:textId="77777777" w:rsidR="00AC3AA6" w:rsidRDefault="00AC3AA6" w:rsidP="00360364">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và Blue Control. Kính Blue Cut là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C</w:t>
            </w:r>
            <w:r>
              <w:rPr>
                <w:rFonts w:ascii="Lato" w:hAnsi="Lato" w:cs="Lato"/>
                <w:color w:val="777777"/>
                <w:sz w:val="21"/>
                <w:szCs w:val="21"/>
              </w:rPr>
              <w:t>ò</w:t>
            </w:r>
            <w:r>
              <w:rPr>
                <w:rFonts w:ascii="Lato" w:hAnsi="Lato"/>
                <w:color w:val="777777"/>
                <w:sz w:val="21"/>
                <w:szCs w:val="21"/>
              </w:rPr>
              <w:t>n k</w:t>
            </w:r>
            <w:r>
              <w:rPr>
                <w:rFonts w:ascii="Lato" w:hAnsi="Lato" w:cs="Lato"/>
                <w:color w:val="777777"/>
                <w:sz w:val="21"/>
                <w:szCs w:val="21"/>
              </w:rPr>
              <w:t>í</w:t>
            </w:r>
            <w:r>
              <w:rPr>
                <w:rFonts w:ascii="Lato" w:hAnsi="Lato"/>
                <w:color w:val="777777"/>
                <w:sz w:val="21"/>
                <w:szCs w:val="21"/>
              </w:rPr>
              <w:t>nh Blue Control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6E8389C7" w14:textId="77777777" w:rsidR="00AC3AA6" w:rsidRDefault="00AC3AA6" w:rsidP="00360364">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w:t>
            </w:r>
            <w:r>
              <w:rPr>
                <w:rFonts w:ascii="Lato" w:hAnsi="Lato" w:cs="Lato"/>
                <w:color w:val="777777"/>
                <w:sz w:val="21"/>
                <w:szCs w:val="21"/>
              </w:rPr>
              <w:t>á</w:t>
            </w:r>
            <w:r>
              <w:rPr>
                <w:rFonts w:ascii="Lato" w:hAnsi="Lato"/>
                <w:color w:val="777777"/>
                <w:sz w:val="21"/>
                <w:szCs w:val="21"/>
              </w:rPr>
              <w:t>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 xml:space="preserve">c </w:t>
            </w:r>
            <w:r>
              <w:rPr>
                <w:rFonts w:ascii="Lato" w:hAnsi="Lato"/>
                <w:color w:val="777777"/>
                <w:sz w:val="21"/>
                <w:szCs w:val="21"/>
              </w:rPr>
              <w:lastRenderedPageBreak/>
              <w:t>nh</w:t>
            </w:r>
            <w:r>
              <w:rPr>
                <w:rFonts w:ascii="Calibri" w:hAnsi="Calibri" w:cs="Calibri"/>
                <w:color w:val="777777"/>
                <w:sz w:val="21"/>
                <w:szCs w:val="21"/>
              </w:rPr>
              <w:t>ữ</w:t>
            </w:r>
            <w:r>
              <w:rPr>
                <w:rFonts w:ascii="Lato" w:hAnsi="Lato"/>
                <w:color w:val="777777"/>
                <w:sz w:val="21"/>
                <w:szCs w:val="21"/>
              </w:rPr>
              <w:t xml:space="preserve">ng tia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ph</w:t>
            </w:r>
            <w:r>
              <w:rPr>
                <w:rFonts w:ascii="Lato" w:hAnsi="Lato" w:cs="Lato"/>
                <w:color w:val="777777"/>
                <w:sz w:val="21"/>
                <w:szCs w:val="21"/>
              </w:rPr>
              <w:t>á</w:t>
            </w:r>
            <w:r>
              <w:rPr>
                <w:rFonts w:ascii="Lato" w:hAnsi="Lato"/>
                <w:color w:val="777777"/>
                <w:sz w:val="21"/>
                <w:szCs w:val="21"/>
              </w:rPr>
              <w:t>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47499AF1" w14:textId="77777777" w:rsidR="00AC3AA6" w:rsidRDefault="00AC3AA6" w:rsidP="00360364">
            <w:pPr>
              <w:rPr>
                <w:rFonts w:ascii="Lato" w:hAnsi="Lato"/>
                <w:color w:val="777777"/>
                <w:sz w:val="21"/>
                <w:szCs w:val="21"/>
              </w:rPr>
            </w:pPr>
            <w:r>
              <w:rPr>
                <w:rFonts w:ascii="Lato" w:hAnsi="Lato"/>
                <w:color w:val="777777"/>
                <w:sz w:val="21"/>
                <w:szCs w:val="21"/>
              </w:rPr>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Patton 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6DC9EEEF" w14:textId="77777777" w:rsidR="00AC3AA6" w:rsidRDefault="00AC3AA6" w:rsidP="00360364">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w:t>
            </w:r>
            <w:r>
              <w:rPr>
                <w:rFonts w:ascii="Lato" w:hAnsi="Lato" w:cs="Lato"/>
                <w:color w:val="777777"/>
                <w:sz w:val="21"/>
                <w:szCs w:val="21"/>
              </w:rPr>
              <w:t>ô</w:t>
            </w:r>
            <w:r>
              <w:rPr>
                <w:rFonts w:ascii="Lato" w:hAnsi="Lato"/>
                <w:color w:val="777777"/>
                <w:sz w:val="21"/>
                <w:szCs w:val="21"/>
              </w:rPr>
              <w:t>ng l</w:t>
            </w:r>
            <w:r>
              <w:rPr>
                <w:rFonts w:ascii="Lato" w:hAnsi="Lato" w:cs="Lato"/>
                <w:color w:val="777777"/>
                <w:sz w:val="21"/>
                <w:szCs w:val="21"/>
              </w:rPr>
              <w:t>à</w:t>
            </w:r>
            <w:r>
              <w:rPr>
                <w:rFonts w:ascii="Lato" w:hAnsi="Lato"/>
                <w:color w:val="777777"/>
                <w:sz w:val="21"/>
                <w:szCs w:val="21"/>
              </w:rPr>
              <w:t>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gây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0585FAD1" w14:textId="3CC11ACE" w:rsidR="00AC3AA6" w:rsidRDefault="00AC3AA6" w:rsidP="00360364"/>
        </w:tc>
      </w:tr>
      <w:tr w:rsidR="00360364" w14:paraId="7F2DACB3" w14:textId="77777777" w:rsidTr="001D5C59">
        <w:tc>
          <w:tcPr>
            <w:tcW w:w="4675" w:type="dxa"/>
          </w:tcPr>
          <w:p w14:paraId="26442DBB" w14:textId="548CCEE7" w:rsidR="001D5C59" w:rsidRDefault="00342A8B" w:rsidP="00360364">
            <w:r>
              <w:lastRenderedPageBreak/>
              <w:t>55.</w:t>
            </w:r>
            <w:r w:rsidR="00176E56">
              <w:t xml:space="preserve"> </w:t>
            </w:r>
            <w:r w:rsidR="00176E56">
              <w:t>Chống ánh sáng xanh</w:t>
            </w:r>
          </w:p>
          <w:p w14:paraId="06D7E68C" w14:textId="77777777" w:rsidR="00342A8B" w:rsidRDefault="00342A8B" w:rsidP="00360364">
            <w:r>
              <w:t>C91-P81 đen</w:t>
            </w:r>
          </w:p>
          <w:p w14:paraId="6BAAE916" w14:textId="77777777" w:rsidR="00342A8B" w:rsidRDefault="00342A8B" w:rsidP="00360364">
            <w:r>
              <w:rPr>
                <w:noProof/>
              </w:rPr>
              <w:drawing>
                <wp:inline distT="0" distB="0" distL="0" distR="0" wp14:anchorId="12E36234" wp14:editId="713FD389">
                  <wp:extent cx="1738745" cy="17387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43510" cy="1743510"/>
                          </a:xfrm>
                          <a:prstGeom prst="rect">
                            <a:avLst/>
                          </a:prstGeom>
                        </pic:spPr>
                      </pic:pic>
                    </a:graphicData>
                  </a:graphic>
                </wp:inline>
              </w:drawing>
            </w:r>
          </w:p>
          <w:p w14:paraId="16BCE61C" w14:textId="211B07E1" w:rsidR="00342A8B" w:rsidRDefault="00342A8B" w:rsidP="00360364">
            <w:r>
              <w:t>C</w:t>
            </w:r>
            <w:r>
              <w:t>125</w:t>
            </w:r>
            <w:r>
              <w:t>-P81 đen</w:t>
            </w:r>
            <w:r>
              <w:t xml:space="preserve"> bạc</w:t>
            </w:r>
          </w:p>
          <w:p w14:paraId="250A1649" w14:textId="22531A8F" w:rsidR="00342A8B" w:rsidRDefault="00342A8B" w:rsidP="00360364">
            <w:r>
              <w:rPr>
                <w:noProof/>
              </w:rPr>
              <w:drawing>
                <wp:inline distT="0" distB="0" distL="0" distR="0" wp14:anchorId="5EA51975" wp14:editId="478A5E5E">
                  <wp:extent cx="1669415" cy="1669415"/>
                  <wp:effectExtent l="0" t="0" r="6985"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72178" cy="1672178"/>
                          </a:xfrm>
                          <a:prstGeom prst="rect">
                            <a:avLst/>
                          </a:prstGeom>
                        </pic:spPr>
                      </pic:pic>
                    </a:graphicData>
                  </a:graphic>
                </wp:inline>
              </w:drawing>
            </w:r>
          </w:p>
          <w:p w14:paraId="17C10D86" w14:textId="05B0644C" w:rsidR="00342A8B" w:rsidRDefault="00342A8B" w:rsidP="00360364">
            <w:r>
              <w:t>C</w:t>
            </w:r>
            <w:r>
              <w:t>1</w:t>
            </w:r>
            <w:r>
              <w:t xml:space="preserve">1-P81 </w:t>
            </w:r>
            <w:r>
              <w:t>hồng</w:t>
            </w:r>
          </w:p>
          <w:p w14:paraId="5B045E59" w14:textId="28038DBC" w:rsidR="00342A8B" w:rsidRDefault="00342A8B" w:rsidP="00360364">
            <w:r>
              <w:rPr>
                <w:noProof/>
              </w:rPr>
              <w:lastRenderedPageBreak/>
              <w:drawing>
                <wp:inline distT="0" distB="0" distL="0" distR="0" wp14:anchorId="2B614090" wp14:editId="1A67CBA6">
                  <wp:extent cx="1579418" cy="1579418"/>
                  <wp:effectExtent l="0" t="0" r="1905"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82785" cy="1582785"/>
                          </a:xfrm>
                          <a:prstGeom prst="rect">
                            <a:avLst/>
                          </a:prstGeom>
                        </pic:spPr>
                      </pic:pic>
                    </a:graphicData>
                  </a:graphic>
                </wp:inline>
              </w:drawing>
            </w:r>
          </w:p>
          <w:p w14:paraId="1AFC5601" w14:textId="75D1720D" w:rsidR="00342A8B" w:rsidRDefault="00342A8B" w:rsidP="00360364">
            <w:r>
              <w:t>C</w:t>
            </w:r>
            <w:r>
              <w:t>05</w:t>
            </w:r>
            <w:r>
              <w:t xml:space="preserve">-P81 </w:t>
            </w:r>
            <w:r>
              <w:t>bạc</w:t>
            </w:r>
          </w:p>
          <w:p w14:paraId="7F1143E5" w14:textId="0209346D" w:rsidR="00342A8B" w:rsidRDefault="00342A8B" w:rsidP="00360364">
            <w:r>
              <w:rPr>
                <w:noProof/>
              </w:rPr>
              <w:drawing>
                <wp:inline distT="0" distB="0" distL="0" distR="0" wp14:anchorId="362CDA44" wp14:editId="163CC0E3">
                  <wp:extent cx="2237509" cy="223750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39839" cy="2239839"/>
                          </a:xfrm>
                          <a:prstGeom prst="rect">
                            <a:avLst/>
                          </a:prstGeom>
                        </pic:spPr>
                      </pic:pic>
                    </a:graphicData>
                  </a:graphic>
                </wp:inline>
              </w:drawing>
            </w:r>
          </w:p>
          <w:p w14:paraId="692EB4B1" w14:textId="77777777" w:rsidR="00342A8B" w:rsidRDefault="00342A8B" w:rsidP="00360364"/>
          <w:p w14:paraId="4A9B0512" w14:textId="664B23D7" w:rsidR="00342A8B" w:rsidRDefault="00342A8B" w:rsidP="00360364"/>
        </w:tc>
        <w:tc>
          <w:tcPr>
            <w:tcW w:w="4675" w:type="dxa"/>
          </w:tcPr>
          <w:p w14:paraId="447047BF" w14:textId="77777777" w:rsidR="00342A8B" w:rsidRDefault="00342A8B" w:rsidP="00360364">
            <w:r>
              <w:lastRenderedPageBreak/>
              <w:t>Gọng Kính Tròn Chống Ánh Sáng Xanh Titanium Patton ST6211</w:t>
            </w:r>
          </w:p>
          <w:p w14:paraId="675ABFDF" w14:textId="77777777" w:rsidR="001D5C59" w:rsidRDefault="00342A8B" w:rsidP="00360364">
            <w:r>
              <w:t>Giá: 1,250,000</w:t>
            </w:r>
          </w:p>
          <w:p w14:paraId="247071A5" w14:textId="77777777" w:rsidR="00342A8B" w:rsidRDefault="00342A8B" w:rsidP="00360364">
            <w:pPr>
              <w:rPr>
                <w:rFonts w:ascii="Lato" w:hAnsi="Lato"/>
                <w:color w:val="777777"/>
                <w:sz w:val="21"/>
                <w:szCs w:val="21"/>
              </w:rPr>
            </w:pPr>
            <w:r>
              <w:rPr>
                <w:rStyle w:val="Strong"/>
                <w:rFonts w:ascii="inherit" w:hAnsi="inherit"/>
                <w:color w:val="777777"/>
                <w:sz w:val="21"/>
                <w:szCs w:val="21"/>
                <w:bdr w:val="none" w:sz="0" w:space="0" w:color="auto" w:frame="1"/>
              </w:rPr>
              <w:t>Thông tin sản phẩm: </w:t>
            </w:r>
          </w:p>
          <w:p w14:paraId="08C489B5" w14:textId="77777777" w:rsidR="00342A8B" w:rsidRDefault="00342A8B" w:rsidP="00360364">
            <w:pPr>
              <w:rPr>
                <w:rFonts w:ascii="Lato" w:hAnsi="Lato"/>
                <w:color w:val="777777"/>
                <w:sz w:val="21"/>
                <w:szCs w:val="21"/>
              </w:rPr>
            </w:pP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Patton</w:t>
            </w:r>
          </w:p>
          <w:p w14:paraId="76E39228" w14:textId="77777777" w:rsidR="00342A8B" w:rsidRDefault="00342A8B"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Titanium.</w:t>
            </w:r>
          </w:p>
          <w:p w14:paraId="136B0B95" w14:textId="77777777" w:rsidR="00342A8B" w:rsidRDefault="00342A8B"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w:t>
            </w:r>
            <w:r>
              <w:rPr>
                <w:rFonts w:ascii="Lato" w:hAnsi="Lato" w:cs="Lato"/>
                <w:color w:val="777777"/>
                <w:sz w:val="21"/>
                <w:szCs w:val="21"/>
              </w:rPr>
              <w:t>ó</w:t>
            </w:r>
            <w:r>
              <w:rPr>
                <w:rFonts w:ascii="Lato" w:hAnsi="Lato"/>
                <w:color w:val="777777"/>
                <w:sz w:val="21"/>
                <w:szCs w:val="21"/>
              </w:rPr>
              <w:t>a, ch</w:t>
            </w:r>
            <w:r>
              <w:rPr>
                <w:rFonts w:ascii="Calibri" w:hAnsi="Calibri" w:cs="Calibri"/>
                <w:color w:val="777777"/>
                <w:sz w:val="21"/>
                <w:szCs w:val="21"/>
              </w:rPr>
              <w:t>ố</w:t>
            </w:r>
            <w:r>
              <w:rPr>
                <w:rFonts w:ascii="Lato" w:hAnsi="Lato"/>
                <w:color w:val="777777"/>
                <w:sz w:val="21"/>
                <w:szCs w:val="21"/>
              </w:rPr>
              <w:t>ng tia UV.</w:t>
            </w:r>
          </w:p>
          <w:p w14:paraId="0CA82122" w14:textId="77777777" w:rsidR="00342A8B" w:rsidRDefault="00342A8B" w:rsidP="00360364">
            <w:pPr>
              <w:rPr>
                <w:rFonts w:ascii="Lato" w:hAnsi="Lato"/>
                <w:color w:val="777777"/>
                <w:sz w:val="21"/>
                <w:szCs w:val="21"/>
              </w:rPr>
            </w:pPr>
            <w:r>
              <w:rPr>
                <w:rFonts w:ascii="Lato" w:hAnsi="Lato"/>
                <w:color w:val="777777"/>
                <w:sz w:val="21"/>
                <w:szCs w:val="21"/>
              </w:rPr>
              <w:t>Size: 51 – 20 – 143 mm</w:t>
            </w:r>
          </w:p>
          <w:p w14:paraId="290BCC33" w14:textId="77777777" w:rsidR="00342A8B" w:rsidRDefault="00342A8B" w:rsidP="00360364">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14.8G</w:t>
            </w:r>
          </w:p>
          <w:p w14:paraId="44A598DE" w14:textId="77777777" w:rsidR="00342A8B" w:rsidRDefault="00342A8B" w:rsidP="00360364">
            <w:pPr>
              <w:rPr>
                <w:rFonts w:ascii="Lato" w:hAnsi="Lato"/>
                <w:color w:val="777777"/>
                <w:sz w:val="21"/>
                <w:szCs w:val="21"/>
              </w:rPr>
            </w:pPr>
            <w:r>
              <w:rPr>
                <w:rFonts w:ascii="Lato" w:hAnsi="Lato"/>
                <w:color w:val="777777"/>
                <w:sz w:val="21"/>
                <w:szCs w:val="21"/>
              </w:rPr>
              <w:t>B</w:t>
            </w:r>
            <w:r>
              <w:rPr>
                <w:rFonts w:ascii="Calibri" w:hAnsi="Calibri" w:cs="Calibri"/>
                <w:color w:val="777777"/>
                <w:sz w:val="21"/>
                <w:szCs w:val="21"/>
              </w:rPr>
              <w:t>ả</w:t>
            </w:r>
            <w:r>
              <w:rPr>
                <w:rFonts w:ascii="Lato" w:hAnsi="Lato"/>
                <w:color w:val="777777"/>
                <w:sz w:val="21"/>
                <w:szCs w:val="21"/>
              </w:rPr>
              <w:t>o h</w:t>
            </w:r>
            <w:r>
              <w:rPr>
                <w:rFonts w:ascii="Lato" w:hAnsi="Lato" w:cs="Lato"/>
                <w:color w:val="777777"/>
                <w:sz w:val="21"/>
                <w:szCs w:val="21"/>
              </w:rPr>
              <w:t>à</w:t>
            </w:r>
            <w:r>
              <w:rPr>
                <w:rFonts w:ascii="Lato" w:hAnsi="Lato"/>
                <w:color w:val="777777"/>
                <w:sz w:val="21"/>
                <w:szCs w:val="21"/>
              </w:rPr>
              <w:t>nh 12 th</w:t>
            </w:r>
            <w:r>
              <w:rPr>
                <w:rFonts w:ascii="Lato" w:hAnsi="Lato" w:cs="Lato"/>
                <w:color w:val="777777"/>
                <w:sz w:val="21"/>
                <w:szCs w:val="21"/>
              </w:rPr>
              <w:t>á</w:t>
            </w:r>
            <w:r>
              <w:rPr>
                <w:rFonts w:ascii="Lato" w:hAnsi="Lato"/>
                <w:color w:val="777777"/>
                <w:sz w:val="21"/>
                <w:szCs w:val="21"/>
              </w:rPr>
              <w:t>ng.</w:t>
            </w:r>
          </w:p>
          <w:p w14:paraId="1FE65C69" w14:textId="77777777" w:rsidR="00342A8B" w:rsidRDefault="00342A8B" w:rsidP="00360364">
            <w:pPr>
              <w:rPr>
                <w:rFonts w:ascii="Lato" w:hAnsi="Lato"/>
                <w:color w:val="777777"/>
                <w:sz w:val="21"/>
                <w:szCs w:val="21"/>
              </w:rPr>
            </w:pPr>
            <w:r>
              <w:rPr>
                <w:rFonts w:ascii="Lato" w:hAnsi="Lato"/>
                <w:color w:val="777777"/>
                <w:sz w:val="21"/>
                <w:szCs w:val="21"/>
              </w:rPr>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6373E0DD" w14:textId="77777777" w:rsidR="00342A8B" w:rsidRDefault="00342A8B" w:rsidP="00360364">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và Blue Control. Kính Blue Cut là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C</w:t>
            </w:r>
            <w:r>
              <w:rPr>
                <w:rFonts w:ascii="Lato" w:hAnsi="Lato" w:cs="Lato"/>
                <w:color w:val="777777"/>
                <w:sz w:val="21"/>
                <w:szCs w:val="21"/>
              </w:rPr>
              <w:t>ò</w:t>
            </w:r>
            <w:r>
              <w:rPr>
                <w:rFonts w:ascii="Lato" w:hAnsi="Lato"/>
                <w:color w:val="777777"/>
                <w:sz w:val="21"/>
                <w:szCs w:val="21"/>
              </w:rPr>
              <w:t>n k</w:t>
            </w:r>
            <w:r>
              <w:rPr>
                <w:rFonts w:ascii="Lato" w:hAnsi="Lato" w:cs="Lato"/>
                <w:color w:val="777777"/>
                <w:sz w:val="21"/>
                <w:szCs w:val="21"/>
              </w:rPr>
              <w:t>í</w:t>
            </w:r>
            <w:r>
              <w:rPr>
                <w:rFonts w:ascii="Lato" w:hAnsi="Lato"/>
                <w:color w:val="777777"/>
                <w:sz w:val="21"/>
                <w:szCs w:val="21"/>
              </w:rPr>
              <w:t>nh Blue Control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6F866B61" w14:textId="77777777" w:rsidR="00342A8B" w:rsidRDefault="00342A8B" w:rsidP="00360364">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kính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w:t>
            </w:r>
            <w:r>
              <w:rPr>
                <w:rFonts w:ascii="Lato" w:hAnsi="Lato" w:cs="Lato"/>
                <w:color w:val="777777"/>
                <w:sz w:val="21"/>
                <w:szCs w:val="21"/>
              </w:rPr>
              <w:t>á</w:t>
            </w:r>
            <w:r>
              <w:rPr>
                <w:rFonts w:ascii="Lato" w:hAnsi="Lato"/>
                <w:color w:val="777777"/>
                <w:sz w:val="21"/>
                <w:szCs w:val="21"/>
              </w:rPr>
              <w:t>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 xml:space="preserve">c </w:t>
            </w:r>
            <w:r>
              <w:rPr>
                <w:rFonts w:ascii="Lato" w:hAnsi="Lato"/>
                <w:color w:val="777777"/>
                <w:sz w:val="21"/>
                <w:szCs w:val="21"/>
              </w:rPr>
              <w:lastRenderedPageBreak/>
              <w:t>nh</w:t>
            </w:r>
            <w:r>
              <w:rPr>
                <w:rFonts w:ascii="Calibri" w:hAnsi="Calibri" w:cs="Calibri"/>
                <w:color w:val="777777"/>
                <w:sz w:val="21"/>
                <w:szCs w:val="21"/>
              </w:rPr>
              <w:t>ữ</w:t>
            </w:r>
            <w:r>
              <w:rPr>
                <w:rFonts w:ascii="Lato" w:hAnsi="Lato"/>
                <w:color w:val="777777"/>
                <w:sz w:val="21"/>
                <w:szCs w:val="21"/>
              </w:rPr>
              <w:t xml:space="preserve">ng tia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ph</w:t>
            </w:r>
            <w:r>
              <w:rPr>
                <w:rFonts w:ascii="Lato" w:hAnsi="Lato" w:cs="Lato"/>
                <w:color w:val="777777"/>
                <w:sz w:val="21"/>
                <w:szCs w:val="21"/>
              </w:rPr>
              <w:t>á</w:t>
            </w:r>
            <w:r>
              <w:rPr>
                <w:rFonts w:ascii="Lato" w:hAnsi="Lato"/>
                <w:color w:val="777777"/>
                <w:sz w:val="21"/>
                <w:szCs w:val="21"/>
              </w:rPr>
              <w:t>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12D25410" w14:textId="77777777" w:rsidR="00342A8B" w:rsidRDefault="00342A8B" w:rsidP="00360364">
            <w:pPr>
              <w:rPr>
                <w:rFonts w:ascii="Lato" w:hAnsi="Lato"/>
                <w:color w:val="777777"/>
                <w:sz w:val="21"/>
                <w:szCs w:val="21"/>
              </w:rPr>
            </w:pPr>
            <w:r>
              <w:rPr>
                <w:rFonts w:ascii="Lato" w:hAnsi="Lato"/>
                <w:color w:val="777777"/>
                <w:sz w:val="21"/>
                <w:szCs w:val="21"/>
              </w:rPr>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Patton 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29EFABFA" w14:textId="77777777" w:rsidR="00342A8B" w:rsidRDefault="00342A8B" w:rsidP="00360364">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w:t>
            </w:r>
            <w:r>
              <w:rPr>
                <w:rFonts w:ascii="Lato" w:hAnsi="Lato" w:cs="Lato"/>
                <w:color w:val="777777"/>
                <w:sz w:val="21"/>
                <w:szCs w:val="21"/>
              </w:rPr>
              <w:t>ô</w:t>
            </w:r>
            <w:r>
              <w:rPr>
                <w:rFonts w:ascii="Lato" w:hAnsi="Lato"/>
                <w:color w:val="777777"/>
                <w:sz w:val="21"/>
                <w:szCs w:val="21"/>
              </w:rPr>
              <w:t>ng l</w:t>
            </w:r>
            <w:r>
              <w:rPr>
                <w:rFonts w:ascii="Lato" w:hAnsi="Lato" w:cs="Lato"/>
                <w:color w:val="777777"/>
                <w:sz w:val="21"/>
                <w:szCs w:val="21"/>
              </w:rPr>
              <w:t>à</w:t>
            </w:r>
            <w:r>
              <w:rPr>
                <w:rFonts w:ascii="Lato" w:hAnsi="Lato"/>
                <w:color w:val="777777"/>
                <w:sz w:val="21"/>
                <w:szCs w:val="21"/>
              </w:rPr>
              <w:t>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gây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381E5849" w14:textId="607E4645" w:rsidR="00342A8B" w:rsidRDefault="00342A8B" w:rsidP="00360364"/>
        </w:tc>
      </w:tr>
      <w:tr w:rsidR="00360364" w14:paraId="5A9A3CAB" w14:textId="77777777" w:rsidTr="001D5C59">
        <w:tc>
          <w:tcPr>
            <w:tcW w:w="4675" w:type="dxa"/>
          </w:tcPr>
          <w:p w14:paraId="4C206F62" w14:textId="138FD0CB" w:rsidR="001D5C59" w:rsidRDefault="00342A8B" w:rsidP="00360364">
            <w:r>
              <w:lastRenderedPageBreak/>
              <w:t>56.</w:t>
            </w:r>
            <w:r w:rsidR="00176E56">
              <w:t xml:space="preserve"> </w:t>
            </w:r>
            <w:r w:rsidR="00176E56">
              <w:t>Chống ánh sáng xanh</w:t>
            </w:r>
          </w:p>
          <w:p w14:paraId="1628E6D5" w14:textId="35144A8F" w:rsidR="00342A8B" w:rsidRDefault="00342A8B" w:rsidP="00360364">
            <w:r>
              <w:t>C02 vàng</w:t>
            </w:r>
          </w:p>
          <w:p w14:paraId="667D1DCC" w14:textId="69A84FF8" w:rsidR="00342A8B" w:rsidRDefault="00342A8B" w:rsidP="00360364">
            <w:r>
              <w:rPr>
                <w:noProof/>
              </w:rPr>
              <w:drawing>
                <wp:inline distT="0" distB="0" distL="0" distR="0" wp14:anchorId="7910BC1A" wp14:editId="22D82EE4">
                  <wp:extent cx="1690254" cy="1690254"/>
                  <wp:effectExtent l="0" t="0" r="5715"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693227" cy="1693227"/>
                          </a:xfrm>
                          <a:prstGeom prst="rect">
                            <a:avLst/>
                          </a:prstGeom>
                        </pic:spPr>
                      </pic:pic>
                    </a:graphicData>
                  </a:graphic>
                </wp:inline>
              </w:drawing>
            </w:r>
          </w:p>
          <w:p w14:paraId="3C123AE6" w14:textId="77777777" w:rsidR="00342A8B" w:rsidRDefault="00342A8B" w:rsidP="00360364">
            <w:r>
              <w:t>C05 bạc</w:t>
            </w:r>
          </w:p>
          <w:p w14:paraId="473DB8BE" w14:textId="77777777" w:rsidR="00342A8B" w:rsidRDefault="00342A8B" w:rsidP="00360364">
            <w:r>
              <w:rPr>
                <w:noProof/>
              </w:rPr>
              <w:lastRenderedPageBreak/>
              <w:drawing>
                <wp:inline distT="0" distB="0" distL="0" distR="0" wp14:anchorId="2780520E" wp14:editId="5B787ACF">
                  <wp:extent cx="1849582" cy="184958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854702" cy="1854702"/>
                          </a:xfrm>
                          <a:prstGeom prst="rect">
                            <a:avLst/>
                          </a:prstGeom>
                        </pic:spPr>
                      </pic:pic>
                    </a:graphicData>
                  </a:graphic>
                </wp:inline>
              </w:drawing>
            </w:r>
          </w:p>
          <w:p w14:paraId="705F6902" w14:textId="77777777" w:rsidR="00342A8B" w:rsidRDefault="00342A8B" w:rsidP="00360364">
            <w:r>
              <w:t>C199 hồng</w:t>
            </w:r>
          </w:p>
          <w:p w14:paraId="1A3FBD35" w14:textId="77777777" w:rsidR="00342A8B" w:rsidRDefault="00342A8B" w:rsidP="00360364">
            <w:r>
              <w:rPr>
                <w:noProof/>
              </w:rPr>
              <w:drawing>
                <wp:inline distT="0" distB="0" distL="0" distR="0" wp14:anchorId="4BE3DF8E" wp14:editId="7566367E">
                  <wp:extent cx="2085109" cy="208510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88668" cy="2088668"/>
                          </a:xfrm>
                          <a:prstGeom prst="rect">
                            <a:avLst/>
                          </a:prstGeom>
                        </pic:spPr>
                      </pic:pic>
                    </a:graphicData>
                  </a:graphic>
                </wp:inline>
              </w:drawing>
            </w:r>
          </w:p>
          <w:p w14:paraId="5AA229E3" w14:textId="77777777" w:rsidR="002E44B0" w:rsidRDefault="002E44B0" w:rsidP="00360364">
            <w:r>
              <w:t>C91 đen</w:t>
            </w:r>
          </w:p>
          <w:p w14:paraId="16475A79" w14:textId="694871E5" w:rsidR="002E44B0" w:rsidRDefault="002E44B0" w:rsidP="00360364">
            <w:r>
              <w:rPr>
                <w:noProof/>
              </w:rPr>
              <w:drawing>
                <wp:inline distT="0" distB="0" distL="0" distR="0" wp14:anchorId="1B463B1B" wp14:editId="5470D778">
                  <wp:extent cx="1475509" cy="14755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479004" cy="1479004"/>
                          </a:xfrm>
                          <a:prstGeom prst="rect">
                            <a:avLst/>
                          </a:prstGeom>
                        </pic:spPr>
                      </pic:pic>
                    </a:graphicData>
                  </a:graphic>
                </wp:inline>
              </w:drawing>
            </w:r>
          </w:p>
        </w:tc>
        <w:tc>
          <w:tcPr>
            <w:tcW w:w="4675" w:type="dxa"/>
          </w:tcPr>
          <w:p w14:paraId="4F3AA449" w14:textId="77777777" w:rsidR="002E44B0" w:rsidRDefault="002E44B0" w:rsidP="00360364">
            <w:r>
              <w:lastRenderedPageBreak/>
              <w:t>Gọng Kính Tròn Nam Nữ Chống Ánh Sáng Xanh Titanium Patton PT911</w:t>
            </w:r>
          </w:p>
          <w:p w14:paraId="612F44FC" w14:textId="77777777" w:rsidR="001D5C59" w:rsidRDefault="002E44B0" w:rsidP="00360364">
            <w:r>
              <w:t>Giá: 1,500,000</w:t>
            </w:r>
          </w:p>
          <w:p w14:paraId="4110272A" w14:textId="77777777" w:rsidR="002E44B0" w:rsidRDefault="002E44B0" w:rsidP="00360364">
            <w:pPr>
              <w:rPr>
                <w:rFonts w:ascii="Lato" w:hAnsi="Lato"/>
                <w:color w:val="777777"/>
                <w:sz w:val="21"/>
                <w:szCs w:val="21"/>
              </w:rPr>
            </w:pPr>
            <w:r>
              <w:rPr>
                <w:rStyle w:val="Strong"/>
                <w:rFonts w:ascii="inherit" w:hAnsi="inherit"/>
                <w:color w:val="777777"/>
                <w:sz w:val="21"/>
                <w:szCs w:val="21"/>
                <w:bdr w:val="none" w:sz="0" w:space="0" w:color="auto" w:frame="1"/>
              </w:rPr>
              <w:t>Thông tin sản phẩm: </w:t>
            </w:r>
          </w:p>
          <w:p w14:paraId="23BB5F62" w14:textId="77777777" w:rsidR="002E44B0" w:rsidRDefault="002E44B0" w:rsidP="00360364">
            <w:pPr>
              <w:rPr>
                <w:rFonts w:ascii="Lato" w:hAnsi="Lato"/>
                <w:color w:val="777777"/>
                <w:sz w:val="21"/>
                <w:szCs w:val="21"/>
              </w:rPr>
            </w:pP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Patton</w:t>
            </w:r>
          </w:p>
          <w:p w14:paraId="6647065F" w14:textId="77777777" w:rsidR="002E44B0" w:rsidRDefault="002E44B0"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Titanium.</w:t>
            </w:r>
          </w:p>
          <w:p w14:paraId="4DCC4733" w14:textId="77777777" w:rsidR="002E44B0" w:rsidRDefault="002E44B0"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w:t>
            </w:r>
            <w:r>
              <w:rPr>
                <w:rFonts w:ascii="Lato" w:hAnsi="Lato" w:cs="Lato"/>
                <w:color w:val="777777"/>
                <w:sz w:val="21"/>
                <w:szCs w:val="21"/>
              </w:rPr>
              <w:t>ó</w:t>
            </w:r>
            <w:r>
              <w:rPr>
                <w:rFonts w:ascii="Lato" w:hAnsi="Lato"/>
                <w:color w:val="777777"/>
                <w:sz w:val="21"/>
                <w:szCs w:val="21"/>
              </w:rPr>
              <w:t>a, ch</w:t>
            </w:r>
            <w:r>
              <w:rPr>
                <w:rFonts w:ascii="Calibri" w:hAnsi="Calibri" w:cs="Calibri"/>
                <w:color w:val="777777"/>
                <w:sz w:val="21"/>
                <w:szCs w:val="21"/>
              </w:rPr>
              <w:t>ố</w:t>
            </w:r>
            <w:r>
              <w:rPr>
                <w:rFonts w:ascii="Lato" w:hAnsi="Lato"/>
                <w:color w:val="777777"/>
                <w:sz w:val="21"/>
                <w:szCs w:val="21"/>
              </w:rPr>
              <w:t>ng tia UV.</w:t>
            </w:r>
          </w:p>
          <w:p w14:paraId="30D43D74" w14:textId="77777777" w:rsidR="002E44B0" w:rsidRDefault="002E44B0" w:rsidP="00360364">
            <w:pPr>
              <w:rPr>
                <w:rFonts w:ascii="Lato" w:hAnsi="Lato"/>
                <w:color w:val="777777"/>
                <w:sz w:val="21"/>
                <w:szCs w:val="21"/>
              </w:rPr>
            </w:pPr>
            <w:r>
              <w:rPr>
                <w:rFonts w:ascii="Lato" w:hAnsi="Lato"/>
                <w:color w:val="777777"/>
                <w:sz w:val="21"/>
                <w:szCs w:val="21"/>
              </w:rPr>
              <w:t>Size:48-20-148mm</w:t>
            </w:r>
          </w:p>
          <w:p w14:paraId="59466162" w14:textId="77777777" w:rsidR="002E44B0" w:rsidRDefault="002E44B0" w:rsidP="00360364">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14.8G</w:t>
            </w:r>
          </w:p>
          <w:p w14:paraId="7C12C90F" w14:textId="77777777" w:rsidR="002E44B0" w:rsidRDefault="002E44B0" w:rsidP="00360364">
            <w:pPr>
              <w:rPr>
                <w:rFonts w:ascii="Lato" w:hAnsi="Lato"/>
                <w:color w:val="777777"/>
                <w:sz w:val="21"/>
                <w:szCs w:val="21"/>
              </w:rPr>
            </w:pPr>
            <w:r>
              <w:rPr>
                <w:rFonts w:ascii="Lato" w:hAnsi="Lato"/>
                <w:color w:val="777777"/>
                <w:sz w:val="21"/>
                <w:szCs w:val="21"/>
              </w:rPr>
              <w:t>B</w:t>
            </w:r>
            <w:r>
              <w:rPr>
                <w:rFonts w:ascii="Calibri" w:hAnsi="Calibri" w:cs="Calibri"/>
                <w:color w:val="777777"/>
                <w:sz w:val="21"/>
                <w:szCs w:val="21"/>
              </w:rPr>
              <w:t>ả</w:t>
            </w:r>
            <w:r>
              <w:rPr>
                <w:rFonts w:ascii="Lato" w:hAnsi="Lato"/>
                <w:color w:val="777777"/>
                <w:sz w:val="21"/>
                <w:szCs w:val="21"/>
              </w:rPr>
              <w:t>o h</w:t>
            </w:r>
            <w:r>
              <w:rPr>
                <w:rFonts w:ascii="Lato" w:hAnsi="Lato" w:cs="Lato"/>
                <w:color w:val="777777"/>
                <w:sz w:val="21"/>
                <w:szCs w:val="21"/>
              </w:rPr>
              <w:t>à</w:t>
            </w:r>
            <w:r>
              <w:rPr>
                <w:rFonts w:ascii="Lato" w:hAnsi="Lato"/>
                <w:color w:val="777777"/>
                <w:sz w:val="21"/>
                <w:szCs w:val="21"/>
              </w:rPr>
              <w:t>nh 12 th</w:t>
            </w:r>
            <w:r>
              <w:rPr>
                <w:rFonts w:ascii="Lato" w:hAnsi="Lato" w:cs="Lato"/>
                <w:color w:val="777777"/>
                <w:sz w:val="21"/>
                <w:szCs w:val="21"/>
              </w:rPr>
              <w:t>á</w:t>
            </w:r>
            <w:r>
              <w:rPr>
                <w:rFonts w:ascii="Lato" w:hAnsi="Lato"/>
                <w:color w:val="777777"/>
                <w:sz w:val="21"/>
                <w:szCs w:val="21"/>
              </w:rPr>
              <w:t>ng.</w:t>
            </w:r>
          </w:p>
          <w:p w14:paraId="77B84A31" w14:textId="77777777" w:rsidR="002E44B0" w:rsidRDefault="002E44B0" w:rsidP="00360364">
            <w:pPr>
              <w:rPr>
                <w:rFonts w:ascii="Lato" w:hAnsi="Lato"/>
                <w:color w:val="777777"/>
                <w:sz w:val="21"/>
                <w:szCs w:val="21"/>
              </w:rPr>
            </w:pPr>
            <w:r>
              <w:rPr>
                <w:rFonts w:ascii="Lato" w:hAnsi="Lato"/>
                <w:color w:val="777777"/>
                <w:sz w:val="21"/>
                <w:szCs w:val="21"/>
              </w:rPr>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740342D7" w14:textId="77777777" w:rsidR="002E44B0" w:rsidRDefault="002E44B0" w:rsidP="00360364">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w:t>
            </w:r>
            <w:r>
              <w:rPr>
                <w:rFonts w:ascii="Lato" w:hAnsi="Lato" w:cs="Lato"/>
                <w:color w:val="777777"/>
                <w:sz w:val="21"/>
                <w:szCs w:val="21"/>
              </w:rPr>
              <w:t>à</w:t>
            </w:r>
            <w:r>
              <w:rPr>
                <w:rFonts w:ascii="Lato" w:hAnsi="Lato"/>
                <w:color w:val="777777"/>
                <w:sz w:val="21"/>
                <w:szCs w:val="21"/>
              </w:rPr>
              <w:t xml:space="preserve"> Blue Control. K</w:t>
            </w:r>
            <w:r>
              <w:rPr>
                <w:rFonts w:ascii="Lato" w:hAnsi="Lato" w:cs="Lato"/>
                <w:color w:val="777777"/>
                <w:sz w:val="21"/>
                <w:szCs w:val="21"/>
              </w:rPr>
              <w:t>í</w:t>
            </w:r>
            <w:r>
              <w:rPr>
                <w:rFonts w:ascii="Lato" w:hAnsi="Lato"/>
                <w:color w:val="777777"/>
                <w:sz w:val="21"/>
                <w:szCs w:val="21"/>
              </w:rPr>
              <w:t>nh Blue Cut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C</w:t>
            </w:r>
            <w:r>
              <w:rPr>
                <w:rFonts w:ascii="Lato" w:hAnsi="Lato" w:cs="Lato"/>
                <w:color w:val="777777"/>
                <w:sz w:val="21"/>
                <w:szCs w:val="21"/>
              </w:rPr>
              <w:t>ò</w:t>
            </w:r>
            <w:r>
              <w:rPr>
                <w:rFonts w:ascii="Lato" w:hAnsi="Lato"/>
                <w:color w:val="777777"/>
                <w:sz w:val="21"/>
                <w:szCs w:val="21"/>
              </w:rPr>
              <w:t>n k</w:t>
            </w:r>
            <w:r>
              <w:rPr>
                <w:rFonts w:ascii="Lato" w:hAnsi="Lato" w:cs="Lato"/>
                <w:color w:val="777777"/>
                <w:sz w:val="21"/>
                <w:szCs w:val="21"/>
              </w:rPr>
              <w:t>í</w:t>
            </w:r>
            <w:r>
              <w:rPr>
                <w:rFonts w:ascii="Lato" w:hAnsi="Lato"/>
                <w:color w:val="777777"/>
                <w:sz w:val="21"/>
                <w:szCs w:val="21"/>
              </w:rPr>
              <w:t>nh Blue Control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 xml:space="preserve">p </w:t>
            </w:r>
            <w:r>
              <w:rPr>
                <w:rFonts w:ascii="Lato" w:hAnsi="Lato"/>
                <w:color w:val="777777"/>
                <w:sz w:val="21"/>
                <w:szCs w:val="21"/>
              </w:rPr>
              <w:lastRenderedPageBreak/>
              <w:t>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3C283ADA" w14:textId="77777777" w:rsidR="002E44B0" w:rsidRDefault="002E44B0" w:rsidP="00360364">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w:t>
            </w:r>
            <w:r>
              <w:rPr>
                <w:rFonts w:ascii="Lato" w:hAnsi="Lato" w:cs="Lato"/>
                <w:color w:val="777777"/>
                <w:sz w:val="21"/>
                <w:szCs w:val="21"/>
              </w:rPr>
              <w:t>á</w:t>
            </w:r>
            <w:r>
              <w:rPr>
                <w:rFonts w:ascii="Lato" w:hAnsi="Lato"/>
                <w:color w:val="777777"/>
                <w:sz w:val="21"/>
                <w:szCs w:val="21"/>
              </w:rPr>
              <w:t>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nh</w:t>
            </w:r>
            <w:r>
              <w:rPr>
                <w:rFonts w:ascii="Calibri" w:hAnsi="Calibri" w:cs="Calibri"/>
                <w:color w:val="777777"/>
                <w:sz w:val="21"/>
                <w:szCs w:val="21"/>
              </w:rPr>
              <w:t>ữ</w:t>
            </w:r>
            <w:r>
              <w:rPr>
                <w:rFonts w:ascii="Lato" w:hAnsi="Lato"/>
                <w:color w:val="777777"/>
                <w:sz w:val="21"/>
                <w:szCs w:val="21"/>
              </w:rPr>
              <w:t xml:space="preserve">ng tia </w:t>
            </w:r>
            <w:r>
              <w:rPr>
                <w:rFonts w:ascii="Lato" w:hAnsi="Lato" w:cs="Lato"/>
                <w:color w:val="777777"/>
                <w:sz w:val="21"/>
                <w:szCs w:val="21"/>
              </w:rPr>
              <w:t>á</w:t>
            </w:r>
            <w:r>
              <w:rPr>
                <w:rFonts w:ascii="Lato" w:hAnsi="Lato"/>
                <w:color w:val="777777"/>
                <w:sz w:val="21"/>
                <w:szCs w:val="21"/>
              </w:rPr>
              <w:t>nh sáng xanh phát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6E6683B3" w14:textId="77777777" w:rsidR="002E44B0" w:rsidRDefault="002E44B0" w:rsidP="00360364">
            <w:pPr>
              <w:rPr>
                <w:rFonts w:ascii="Lato" w:hAnsi="Lato"/>
                <w:color w:val="777777"/>
                <w:sz w:val="21"/>
                <w:szCs w:val="21"/>
              </w:rPr>
            </w:pPr>
            <w:r>
              <w:rPr>
                <w:rFonts w:ascii="Lato" w:hAnsi="Lato"/>
                <w:color w:val="777777"/>
                <w:sz w:val="21"/>
                <w:szCs w:val="21"/>
              </w:rPr>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Patton 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6DD7674E" w14:textId="77777777" w:rsidR="002E44B0" w:rsidRDefault="002E44B0" w:rsidP="00360364">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không làm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gây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4A6688C8" w14:textId="024D0E6E" w:rsidR="002E44B0" w:rsidRDefault="002E44B0" w:rsidP="00360364"/>
        </w:tc>
      </w:tr>
      <w:tr w:rsidR="00360364" w14:paraId="2335ADF7" w14:textId="77777777" w:rsidTr="001D5C59">
        <w:tc>
          <w:tcPr>
            <w:tcW w:w="4675" w:type="dxa"/>
          </w:tcPr>
          <w:p w14:paraId="5B596DC7" w14:textId="19A5C5F1" w:rsidR="001D5C59" w:rsidRDefault="002E44B0" w:rsidP="00360364">
            <w:r>
              <w:lastRenderedPageBreak/>
              <w:t>57.</w:t>
            </w:r>
            <w:r w:rsidR="00176E56">
              <w:t xml:space="preserve"> </w:t>
            </w:r>
            <w:r w:rsidR="00176E56">
              <w:t>Chống ánh sáng xanh</w:t>
            </w:r>
          </w:p>
          <w:p w14:paraId="198FEC30" w14:textId="77777777" w:rsidR="002E44B0" w:rsidRDefault="002E44B0" w:rsidP="00360364">
            <w:r>
              <w:t>C01 P81 Đen</w:t>
            </w:r>
          </w:p>
          <w:p w14:paraId="07E9EFCE" w14:textId="77777777" w:rsidR="002E44B0" w:rsidRDefault="002E44B0" w:rsidP="00360364">
            <w:r>
              <w:rPr>
                <w:noProof/>
              </w:rPr>
              <w:drawing>
                <wp:inline distT="0" distB="0" distL="0" distR="0" wp14:anchorId="6BA87487" wp14:editId="3DDFC9AF">
                  <wp:extent cx="1773382" cy="177338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776050" cy="1776050"/>
                          </a:xfrm>
                          <a:prstGeom prst="rect">
                            <a:avLst/>
                          </a:prstGeom>
                        </pic:spPr>
                      </pic:pic>
                    </a:graphicData>
                  </a:graphic>
                </wp:inline>
              </w:drawing>
            </w:r>
          </w:p>
          <w:p w14:paraId="496558B4" w14:textId="77777777" w:rsidR="002E44B0" w:rsidRDefault="002E44B0" w:rsidP="00360364">
            <w:r>
              <w:t xml:space="preserve">C435 P81 </w:t>
            </w:r>
            <w:proofErr w:type="gramStart"/>
            <w:r>
              <w:t>Da</w:t>
            </w:r>
            <w:proofErr w:type="gramEnd"/>
            <w:r>
              <w:t xml:space="preserve"> Báo</w:t>
            </w:r>
          </w:p>
          <w:p w14:paraId="4DD47FB0" w14:textId="77777777" w:rsidR="002E44B0" w:rsidRDefault="002E44B0" w:rsidP="00360364">
            <w:r>
              <w:rPr>
                <w:noProof/>
              </w:rPr>
              <w:lastRenderedPageBreak/>
              <w:drawing>
                <wp:inline distT="0" distB="0" distL="0" distR="0" wp14:anchorId="3380E504" wp14:editId="31FED855">
                  <wp:extent cx="1995054" cy="1995054"/>
                  <wp:effectExtent l="0" t="0" r="5715"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000331" cy="2000331"/>
                          </a:xfrm>
                          <a:prstGeom prst="rect">
                            <a:avLst/>
                          </a:prstGeom>
                        </pic:spPr>
                      </pic:pic>
                    </a:graphicData>
                  </a:graphic>
                </wp:inline>
              </w:drawing>
            </w:r>
          </w:p>
          <w:p w14:paraId="4741A82B" w14:textId="77777777" w:rsidR="002E44B0" w:rsidRDefault="002E44B0" w:rsidP="00360364">
            <w:r>
              <w:t>C111 P81 Hồng Layer Trắng</w:t>
            </w:r>
          </w:p>
          <w:p w14:paraId="591B08F9" w14:textId="77777777" w:rsidR="002E44B0" w:rsidRDefault="002E44B0" w:rsidP="00360364">
            <w:r>
              <w:rPr>
                <w:noProof/>
              </w:rPr>
              <w:drawing>
                <wp:inline distT="0" distB="0" distL="0" distR="0" wp14:anchorId="2528FF56" wp14:editId="272AE198">
                  <wp:extent cx="1821872" cy="1821872"/>
                  <wp:effectExtent l="0" t="0" r="698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827874" cy="1827874"/>
                          </a:xfrm>
                          <a:prstGeom prst="rect">
                            <a:avLst/>
                          </a:prstGeom>
                        </pic:spPr>
                      </pic:pic>
                    </a:graphicData>
                  </a:graphic>
                </wp:inline>
              </w:drawing>
            </w:r>
          </w:p>
          <w:p w14:paraId="6A16480E" w14:textId="405B5149" w:rsidR="002E44B0" w:rsidRDefault="002E44B0" w:rsidP="00360364">
            <w:r>
              <w:t>C26 P81 Trắng Trong</w:t>
            </w:r>
          </w:p>
        </w:tc>
        <w:tc>
          <w:tcPr>
            <w:tcW w:w="4675" w:type="dxa"/>
          </w:tcPr>
          <w:p w14:paraId="5079FF2E" w14:textId="77777777" w:rsidR="002E44B0" w:rsidRDefault="002E44B0" w:rsidP="00360364">
            <w:r>
              <w:lastRenderedPageBreak/>
              <w:t>Gọng Kính Chống Ánh Sáng Xanh Baggio BC901</w:t>
            </w:r>
          </w:p>
          <w:p w14:paraId="4464BFE6" w14:textId="77777777" w:rsidR="001D5C59" w:rsidRDefault="002E44B0" w:rsidP="00360364">
            <w:r>
              <w:t>Giá: 670,000</w:t>
            </w:r>
          </w:p>
          <w:p w14:paraId="719C905C" w14:textId="77777777" w:rsidR="002E44B0" w:rsidRDefault="002E44B0" w:rsidP="00360364">
            <w:pPr>
              <w:rPr>
                <w:rFonts w:ascii="Lato" w:hAnsi="Lato"/>
                <w:color w:val="777777"/>
                <w:sz w:val="21"/>
                <w:szCs w:val="21"/>
              </w:rPr>
            </w:pPr>
            <w:r>
              <w:rPr>
                <w:rStyle w:val="Strong"/>
                <w:rFonts w:ascii="inherit" w:hAnsi="inherit"/>
                <w:color w:val="777777"/>
                <w:sz w:val="21"/>
                <w:szCs w:val="21"/>
                <w:bdr w:val="none" w:sz="0" w:space="0" w:color="auto" w:frame="1"/>
              </w:rPr>
              <w:t>Thông tin sản phẩm: </w:t>
            </w:r>
          </w:p>
          <w:p w14:paraId="1E5B0000" w14:textId="77777777" w:rsidR="002E44B0" w:rsidRDefault="002E44B0" w:rsidP="00360364">
            <w:pPr>
              <w:rPr>
                <w:rFonts w:ascii="Lato" w:hAnsi="Lato"/>
                <w:color w:val="777777"/>
                <w:sz w:val="21"/>
                <w:szCs w:val="21"/>
              </w:rPr>
            </w:pPr>
            <w:r>
              <w:rPr>
                <w:rFonts w:ascii="Lato" w:hAnsi="Lato"/>
                <w:color w:val="777777"/>
                <w:sz w:val="21"/>
                <w:szCs w:val="21"/>
              </w:rPr>
              <w:t>Th</w:t>
            </w:r>
            <w:r>
              <w:rPr>
                <w:rFonts w:ascii="Calibri" w:hAnsi="Calibri" w:cs="Calibri"/>
                <w:color w:val="777777"/>
                <w:sz w:val="21"/>
                <w:szCs w:val="21"/>
              </w:rPr>
              <w:t>ươ</w:t>
            </w:r>
            <w:r>
              <w:rPr>
                <w:rFonts w:ascii="Lato" w:hAnsi="Lato"/>
                <w:color w:val="777777"/>
                <w:sz w:val="21"/>
                <w:szCs w:val="21"/>
              </w:rPr>
              <w:t>ng hi</w:t>
            </w:r>
            <w:r>
              <w:rPr>
                <w:rFonts w:ascii="Calibri" w:hAnsi="Calibri" w:cs="Calibri"/>
                <w:color w:val="777777"/>
                <w:sz w:val="21"/>
                <w:szCs w:val="21"/>
              </w:rPr>
              <w:t>ệ</w:t>
            </w:r>
            <w:r>
              <w:rPr>
                <w:rFonts w:ascii="Lato" w:hAnsi="Lato"/>
                <w:color w:val="777777"/>
                <w:sz w:val="21"/>
                <w:szCs w:val="21"/>
              </w:rPr>
              <w:t>u: Baggio</w:t>
            </w:r>
          </w:p>
          <w:p w14:paraId="241BCD1A" w14:textId="77777777" w:rsidR="002E44B0" w:rsidRDefault="002E44B0"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khung: Acetate</w:t>
            </w:r>
          </w:p>
          <w:p w14:paraId="599834C3" w14:textId="77777777" w:rsidR="002E44B0" w:rsidRDefault="002E44B0" w:rsidP="00360364">
            <w:pPr>
              <w:rPr>
                <w:rFonts w:ascii="Lato" w:hAnsi="Lato"/>
                <w:color w:val="777777"/>
                <w:sz w:val="21"/>
                <w:szCs w:val="21"/>
              </w:rPr>
            </w:pPr>
            <w:r>
              <w:rPr>
                <w:rFonts w:ascii="Lato" w:hAnsi="Lato"/>
                <w:color w:val="777777"/>
                <w:sz w:val="21"/>
                <w:szCs w:val="21"/>
              </w:rPr>
              <w:t>Mã s</w:t>
            </w:r>
            <w:r>
              <w:rPr>
                <w:rFonts w:ascii="Calibri" w:hAnsi="Calibri" w:cs="Calibri"/>
                <w:color w:val="777777"/>
                <w:sz w:val="21"/>
                <w:szCs w:val="21"/>
              </w:rPr>
              <w:t>ả</w:t>
            </w:r>
            <w:r>
              <w:rPr>
                <w:rFonts w:ascii="Lato" w:hAnsi="Lato"/>
                <w:color w:val="777777"/>
                <w:sz w:val="21"/>
                <w:szCs w:val="21"/>
              </w:rPr>
              <w:t>n ph</w:t>
            </w:r>
            <w:r>
              <w:rPr>
                <w:rFonts w:ascii="Calibri" w:hAnsi="Calibri" w:cs="Calibri"/>
                <w:color w:val="777777"/>
                <w:sz w:val="21"/>
                <w:szCs w:val="21"/>
              </w:rPr>
              <w:t>ẩ</w:t>
            </w:r>
            <w:r>
              <w:rPr>
                <w:rFonts w:ascii="Lato" w:hAnsi="Lato"/>
                <w:color w:val="777777"/>
                <w:sz w:val="21"/>
                <w:szCs w:val="21"/>
              </w:rPr>
              <w:t>m: bc901</w:t>
            </w:r>
          </w:p>
          <w:p w14:paraId="3F2D0045" w14:textId="77777777" w:rsidR="002E44B0" w:rsidRDefault="002E44B0" w:rsidP="00360364">
            <w:pPr>
              <w:rPr>
                <w:rFonts w:ascii="Lato" w:hAnsi="Lato"/>
                <w:color w:val="777777"/>
                <w:sz w:val="21"/>
                <w:szCs w:val="21"/>
              </w:rPr>
            </w:pPr>
            <w:r>
              <w:rPr>
                <w:rFonts w:ascii="Lato" w:hAnsi="Lato"/>
                <w:color w:val="777777"/>
                <w:sz w:val="21"/>
                <w:szCs w:val="21"/>
              </w:rPr>
              <w:t>Ch</w:t>
            </w:r>
            <w:r>
              <w:rPr>
                <w:rFonts w:ascii="Calibri" w:hAnsi="Calibri" w:cs="Calibri"/>
                <w:color w:val="777777"/>
                <w:sz w:val="21"/>
                <w:szCs w:val="21"/>
              </w:rPr>
              <w:t>ấ</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tr</w:t>
            </w:r>
            <w:r>
              <w:rPr>
                <w:rFonts w:ascii="Lato" w:hAnsi="Lato" w:cs="Lato"/>
                <w:color w:val="777777"/>
                <w:sz w:val="21"/>
                <w:szCs w:val="21"/>
              </w:rPr>
              <w:t>ò</w:t>
            </w:r>
            <w:r>
              <w:rPr>
                <w:rFonts w:ascii="Lato" w:hAnsi="Lato"/>
                <w:color w:val="777777"/>
                <w:sz w:val="21"/>
                <w:szCs w:val="21"/>
              </w:rPr>
              <w:t>ng: PC,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h</w:t>
            </w:r>
            <w:r>
              <w:rPr>
                <w:rFonts w:ascii="Calibri" w:hAnsi="Calibri" w:cs="Calibri"/>
                <w:color w:val="777777"/>
                <w:sz w:val="21"/>
                <w:szCs w:val="21"/>
              </w:rPr>
              <w:t>ạ</w:t>
            </w:r>
            <w:r>
              <w:rPr>
                <w:rFonts w:ascii="Lato" w:hAnsi="Lato"/>
                <w:color w:val="777777"/>
                <w:sz w:val="21"/>
                <w:szCs w:val="21"/>
              </w:rPr>
              <w:t>n ch</w:t>
            </w:r>
            <w:r>
              <w:rPr>
                <w:rFonts w:ascii="Calibri" w:hAnsi="Calibri" w:cs="Calibri"/>
                <w:color w:val="777777"/>
                <w:sz w:val="21"/>
                <w:szCs w:val="21"/>
              </w:rPr>
              <w:t>ế</w:t>
            </w:r>
            <w:r>
              <w:rPr>
                <w:rFonts w:ascii="Lato" w:hAnsi="Lato"/>
                <w:color w:val="777777"/>
                <w:sz w:val="21"/>
                <w:szCs w:val="21"/>
              </w:rPr>
              <w:t xml:space="preserve"> l</w:t>
            </w:r>
            <w:r>
              <w:rPr>
                <w:rFonts w:ascii="Lato" w:hAnsi="Lato" w:cs="Lato"/>
                <w:color w:val="777777"/>
                <w:sz w:val="21"/>
                <w:szCs w:val="21"/>
              </w:rPr>
              <w:t>ó</w:t>
            </w:r>
            <w:r>
              <w:rPr>
                <w:rFonts w:ascii="Lato" w:hAnsi="Lato"/>
                <w:color w:val="777777"/>
                <w:sz w:val="21"/>
                <w:szCs w:val="21"/>
              </w:rPr>
              <w:t>a, ch</w:t>
            </w:r>
            <w:r>
              <w:rPr>
                <w:rFonts w:ascii="Calibri" w:hAnsi="Calibri" w:cs="Calibri"/>
                <w:color w:val="777777"/>
                <w:sz w:val="21"/>
                <w:szCs w:val="21"/>
              </w:rPr>
              <w:t>ố</w:t>
            </w:r>
            <w:r>
              <w:rPr>
                <w:rFonts w:ascii="Lato" w:hAnsi="Lato"/>
                <w:color w:val="777777"/>
                <w:sz w:val="21"/>
                <w:szCs w:val="21"/>
              </w:rPr>
              <w:t>ng tia UV.</w:t>
            </w:r>
          </w:p>
          <w:p w14:paraId="3C703254" w14:textId="77777777" w:rsidR="002E44B0" w:rsidRDefault="002E44B0" w:rsidP="00360364">
            <w:pPr>
              <w:rPr>
                <w:rFonts w:ascii="Lato" w:hAnsi="Lato"/>
                <w:color w:val="777777"/>
                <w:sz w:val="21"/>
                <w:szCs w:val="21"/>
              </w:rPr>
            </w:pPr>
            <w:r>
              <w:rPr>
                <w:rFonts w:ascii="Lato" w:hAnsi="Lato"/>
                <w:color w:val="777777"/>
                <w:sz w:val="21"/>
                <w:szCs w:val="21"/>
              </w:rPr>
              <w:t>Size: 51-20-145mm.</w:t>
            </w:r>
          </w:p>
          <w:p w14:paraId="3747A37F" w14:textId="77777777" w:rsidR="002E44B0" w:rsidRDefault="002E44B0" w:rsidP="00360364">
            <w:pPr>
              <w:rPr>
                <w:rFonts w:ascii="Lato" w:hAnsi="Lato"/>
                <w:color w:val="777777"/>
                <w:sz w:val="21"/>
                <w:szCs w:val="21"/>
              </w:rPr>
            </w:pPr>
            <w:r>
              <w:rPr>
                <w:rFonts w:ascii="Lato" w:hAnsi="Lato"/>
                <w:color w:val="777777"/>
                <w:sz w:val="21"/>
                <w:szCs w:val="21"/>
              </w:rPr>
              <w:t>Tr</w:t>
            </w:r>
            <w:r>
              <w:rPr>
                <w:rFonts w:ascii="Calibri" w:hAnsi="Calibri" w:cs="Calibri"/>
                <w:color w:val="777777"/>
                <w:sz w:val="21"/>
                <w:szCs w:val="21"/>
              </w:rPr>
              <w:t>ọ</w:t>
            </w:r>
            <w:r>
              <w:rPr>
                <w:rFonts w:ascii="Lato" w:hAnsi="Lato"/>
                <w:color w:val="777777"/>
                <w:sz w:val="21"/>
                <w:szCs w:val="21"/>
              </w:rPr>
              <w:t>ng l</w:t>
            </w:r>
            <w:r>
              <w:rPr>
                <w:rFonts w:ascii="Calibri" w:hAnsi="Calibri" w:cs="Calibri"/>
                <w:color w:val="777777"/>
                <w:sz w:val="21"/>
                <w:szCs w:val="21"/>
              </w:rPr>
              <w:t>ượ</w:t>
            </w:r>
            <w:r>
              <w:rPr>
                <w:rFonts w:ascii="Lato" w:hAnsi="Lato"/>
                <w:color w:val="777777"/>
                <w:sz w:val="21"/>
                <w:szCs w:val="21"/>
              </w:rPr>
              <w:t>ng: 30.5G</w:t>
            </w:r>
          </w:p>
          <w:p w14:paraId="525816F4" w14:textId="77777777" w:rsidR="002E44B0" w:rsidRDefault="002E44B0" w:rsidP="00360364">
            <w:pPr>
              <w:rPr>
                <w:rFonts w:ascii="Lato" w:hAnsi="Lato"/>
                <w:color w:val="777777"/>
                <w:sz w:val="21"/>
                <w:szCs w:val="21"/>
              </w:rPr>
            </w:pPr>
            <w:r>
              <w:rPr>
                <w:rFonts w:ascii="Lato" w:hAnsi="Lato"/>
                <w:color w:val="777777"/>
                <w:sz w:val="21"/>
                <w:szCs w:val="21"/>
              </w:rPr>
              <w:t>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tr</w:t>
            </w:r>
            <w:r>
              <w:rPr>
                <w:rFonts w:ascii="Lato" w:hAnsi="Lato" w:cs="Lato"/>
                <w:color w:val="777777"/>
                <w:sz w:val="21"/>
                <w:szCs w:val="21"/>
              </w:rPr>
              <w:t>ê</w:t>
            </w:r>
            <w:r>
              <w:rPr>
                <w:rFonts w:ascii="Lato" w:hAnsi="Lato"/>
                <w:color w:val="777777"/>
                <w:sz w:val="21"/>
                <w:szCs w:val="21"/>
              </w:rPr>
              <w:t>n b</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gi</w:t>
            </w:r>
            <w:r>
              <w:rPr>
                <w:rFonts w:ascii="Lato" w:hAnsi="Lato" w:cs="Lato"/>
                <w:color w:val="777777"/>
                <w:sz w:val="21"/>
                <w:szCs w:val="21"/>
              </w:rPr>
              <w:t>ú</w:t>
            </w:r>
            <w:r>
              <w:rPr>
                <w:rFonts w:ascii="Lato" w:hAnsi="Lato"/>
                <w:color w:val="777777"/>
                <w:sz w:val="21"/>
                <w:szCs w:val="21"/>
              </w:rPr>
              <w:t>p c</w:t>
            </w:r>
            <w:r>
              <w:rPr>
                <w:rFonts w:ascii="Calibri" w:hAnsi="Calibri" w:cs="Calibri"/>
                <w:color w:val="777777"/>
                <w:sz w:val="21"/>
                <w:szCs w:val="21"/>
              </w:rPr>
              <w:t>ả</w:t>
            </w:r>
            <w:r>
              <w:rPr>
                <w:rFonts w:ascii="Lato" w:hAnsi="Lato"/>
                <w:color w:val="777777"/>
                <w:sz w:val="21"/>
                <w:szCs w:val="21"/>
              </w:rPr>
              <w:t>n tr</w:t>
            </w:r>
            <w:r>
              <w:rPr>
                <w:rFonts w:ascii="Calibri" w:hAnsi="Calibri" w:cs="Calibri"/>
                <w:color w:val="777777"/>
                <w:sz w:val="21"/>
                <w:szCs w:val="21"/>
              </w:rPr>
              <w:t>ở</w:t>
            </w:r>
            <w:r>
              <w:rPr>
                <w:rFonts w:ascii="Lato" w:hAnsi="Lato"/>
                <w:color w:val="777777"/>
                <w:sz w:val="21"/>
                <w:szCs w:val="21"/>
              </w:rPr>
              <w:t xml:space="preserve"> ho</w:t>
            </w:r>
            <w:r>
              <w:rPr>
                <w:rFonts w:ascii="Calibri" w:hAnsi="Calibri" w:cs="Calibri"/>
                <w:color w:val="777777"/>
                <w:sz w:val="21"/>
                <w:szCs w:val="21"/>
              </w:rPr>
              <w:t>ặ</w:t>
            </w:r>
            <w:r>
              <w:rPr>
                <w:rFonts w:ascii="Lato" w:hAnsi="Lato"/>
                <w:color w:val="777777"/>
                <w:sz w:val="21"/>
                <w:szCs w:val="21"/>
              </w:rPr>
              <w:t>c ki</w:t>
            </w:r>
            <w:r>
              <w:rPr>
                <w:rFonts w:ascii="Calibri" w:hAnsi="Calibri" w:cs="Calibri"/>
                <w:color w:val="777777"/>
                <w:sz w:val="21"/>
                <w:szCs w:val="21"/>
              </w:rPr>
              <w:t>ể</w:t>
            </w:r>
            <w:r>
              <w:rPr>
                <w:rFonts w:ascii="Lato" w:hAnsi="Lato"/>
                <w:color w:val="777777"/>
                <w:sz w:val="21"/>
                <w:szCs w:val="21"/>
              </w:rPr>
              <w:t>m so</w:t>
            </w:r>
            <w:r>
              <w:rPr>
                <w:rFonts w:ascii="Lato" w:hAnsi="Lato" w:cs="Lato"/>
                <w:color w:val="777777"/>
                <w:sz w:val="21"/>
                <w:szCs w:val="21"/>
              </w:rPr>
              <w:t>á</w:t>
            </w:r>
            <w:r>
              <w:rPr>
                <w:rFonts w:ascii="Lato" w:hAnsi="Lato"/>
                <w:color w:val="777777"/>
                <w:sz w:val="21"/>
                <w:szCs w:val="21"/>
              </w:rPr>
              <w:t xml:space="preserve">t </w:t>
            </w:r>
            <w:r>
              <w:rPr>
                <w:rFonts w:ascii="Lato" w:hAnsi="Lato" w:cs="Lato"/>
                <w:color w:val="777777"/>
                <w:sz w:val="21"/>
                <w:szCs w:val="21"/>
              </w:rPr>
              <w:t>á</w:t>
            </w:r>
            <w:r>
              <w:rPr>
                <w:rFonts w:ascii="Lato" w:hAnsi="Lato"/>
                <w:color w:val="777777"/>
                <w:sz w:val="21"/>
                <w:szCs w:val="21"/>
              </w:rPr>
              <w:t>nh sáng xanh ti</w:t>
            </w:r>
            <w:r>
              <w:rPr>
                <w:rFonts w:ascii="Calibri" w:hAnsi="Calibri" w:cs="Calibri"/>
                <w:color w:val="777777"/>
                <w:sz w:val="21"/>
                <w:szCs w:val="21"/>
              </w:rPr>
              <w:t>ế</w:t>
            </w:r>
            <w:r>
              <w:rPr>
                <w:rFonts w:ascii="Lato" w:hAnsi="Lato"/>
                <w:color w:val="777777"/>
                <w:sz w:val="21"/>
                <w:szCs w:val="21"/>
              </w:rPr>
              <w:t>p x</w:t>
            </w:r>
            <w:r>
              <w:rPr>
                <w:rFonts w:ascii="Lato" w:hAnsi="Lato" w:cs="Lato"/>
                <w:color w:val="777777"/>
                <w:sz w:val="21"/>
                <w:szCs w:val="21"/>
              </w:rPr>
              <w:t>ú</w:t>
            </w:r>
            <w:r>
              <w:rPr>
                <w:rFonts w:ascii="Lato" w:hAnsi="Lato"/>
                <w:color w:val="777777"/>
                <w:sz w:val="21"/>
                <w:szCs w:val="21"/>
              </w:rPr>
              <w:t>c v</w:t>
            </w:r>
            <w:r>
              <w:rPr>
                <w:rFonts w:ascii="Calibri" w:hAnsi="Calibri" w:cs="Calibri"/>
                <w:color w:val="777777"/>
                <w:sz w:val="21"/>
                <w:szCs w:val="21"/>
              </w:rPr>
              <w:t>ớ</w:t>
            </w:r>
            <w:r>
              <w:rPr>
                <w:rFonts w:ascii="Lato" w:hAnsi="Lato"/>
                <w:color w:val="777777"/>
                <w:sz w:val="21"/>
                <w:szCs w:val="21"/>
              </w:rPr>
              <w:t xml:space="preserve">i </w:t>
            </w:r>
            <w:r>
              <w:rPr>
                <w:rFonts w:ascii="Calibri" w:hAnsi="Calibri" w:cs="Calibri"/>
                <w:color w:val="777777"/>
                <w:sz w:val="21"/>
                <w:szCs w:val="21"/>
              </w:rPr>
              <w:t>đ</w:t>
            </w:r>
            <w:r>
              <w:rPr>
                <w:rFonts w:ascii="Lato" w:hAnsi="Lato" w:cs="Lato"/>
                <w:color w:val="777777"/>
                <w:sz w:val="21"/>
                <w:szCs w:val="21"/>
              </w:rPr>
              <w:t>ô</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 xml:space="preserve">t </w:t>
            </w:r>
            <w:r>
              <w:rPr>
                <w:rFonts w:ascii="Lato" w:hAnsi="Lato"/>
                <w:color w:val="777777"/>
                <w:sz w:val="21"/>
                <w:szCs w:val="21"/>
              </w:rPr>
              <w:lastRenderedPageBreak/>
              <w:t>khi ta ng</w:t>
            </w:r>
            <w:r>
              <w:rPr>
                <w:rFonts w:ascii="Calibri" w:hAnsi="Calibri" w:cs="Calibri"/>
                <w:color w:val="777777"/>
                <w:sz w:val="21"/>
                <w:szCs w:val="21"/>
              </w:rPr>
              <w:t>ồ</w:t>
            </w:r>
            <w:r>
              <w:rPr>
                <w:rFonts w:ascii="Lato" w:hAnsi="Lato"/>
                <w:color w:val="777777"/>
                <w:sz w:val="21"/>
                <w:szCs w:val="21"/>
              </w:rPr>
              <w:t>i tr</w:t>
            </w:r>
            <w:r>
              <w:rPr>
                <w:rFonts w:ascii="Calibri" w:hAnsi="Calibri" w:cs="Calibri"/>
                <w:color w:val="777777"/>
                <w:sz w:val="21"/>
                <w:szCs w:val="21"/>
              </w:rPr>
              <w:t>ướ</w:t>
            </w:r>
            <w:r>
              <w:rPr>
                <w:rFonts w:ascii="Lato" w:hAnsi="Lato"/>
                <w:color w:val="777777"/>
                <w:sz w:val="21"/>
                <w:szCs w:val="21"/>
              </w:rPr>
              <w:t>c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m</w:t>
            </w:r>
            <w:r>
              <w:rPr>
                <w:rFonts w:ascii="Lato" w:hAnsi="Lato" w:cs="Lato"/>
                <w:color w:val="777777"/>
                <w:sz w:val="21"/>
                <w:szCs w:val="21"/>
              </w:rPr>
              <w:t>á</w:t>
            </w:r>
            <w:r>
              <w:rPr>
                <w:rFonts w:ascii="Lato" w:hAnsi="Lato"/>
                <w:color w:val="777777"/>
                <w:sz w:val="21"/>
                <w:szCs w:val="21"/>
              </w:rPr>
              <w:t>y t</w:t>
            </w:r>
            <w:r>
              <w:rPr>
                <w:rFonts w:ascii="Lato" w:hAnsi="Lato" w:cs="Lato"/>
                <w:color w:val="777777"/>
                <w:sz w:val="21"/>
                <w:szCs w:val="21"/>
              </w:rPr>
              <w:t>í</w:t>
            </w:r>
            <w:r>
              <w:rPr>
                <w:rFonts w:ascii="Lato" w:hAnsi="Lato"/>
                <w:color w:val="777777"/>
                <w:sz w:val="21"/>
                <w:szCs w:val="21"/>
              </w:rPr>
              <w:t xml:space="preserve">nh,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tho</w:t>
            </w:r>
            <w:r>
              <w:rPr>
                <w:rFonts w:ascii="Calibri" w:hAnsi="Calibri" w:cs="Calibri"/>
                <w:color w:val="777777"/>
                <w:sz w:val="21"/>
                <w:szCs w:val="21"/>
              </w:rPr>
              <w:t>ạ</w:t>
            </w:r>
            <w:r>
              <w:rPr>
                <w:rFonts w:ascii="Lato" w:hAnsi="Lato"/>
                <w:color w:val="777777"/>
                <w:sz w:val="21"/>
                <w:szCs w:val="21"/>
              </w:rPr>
              <w:t>i l</w:t>
            </w:r>
            <w:r>
              <w:rPr>
                <w:rFonts w:ascii="Lato" w:hAnsi="Lato" w:cs="Lato"/>
                <w:color w:val="777777"/>
                <w:sz w:val="21"/>
                <w:szCs w:val="21"/>
              </w:rPr>
              <w:t>â</w:t>
            </w:r>
            <w:r>
              <w:rPr>
                <w:rFonts w:ascii="Lato" w:hAnsi="Lato"/>
                <w:color w:val="777777"/>
                <w:sz w:val="21"/>
                <w:szCs w:val="21"/>
              </w:rPr>
              <w:t>u d</w:t>
            </w:r>
            <w:r>
              <w:rPr>
                <w:rFonts w:ascii="Lato" w:hAnsi="Lato" w:cs="Lato"/>
                <w:color w:val="777777"/>
                <w:sz w:val="21"/>
                <w:szCs w:val="21"/>
              </w:rPr>
              <w:t>à</w:t>
            </w:r>
            <w:r>
              <w:rPr>
                <w:rFonts w:ascii="Lato" w:hAnsi="Lato"/>
                <w:color w:val="777777"/>
                <w:sz w:val="21"/>
                <w:szCs w:val="21"/>
              </w:rPr>
              <w:t>i.</w:t>
            </w:r>
          </w:p>
          <w:p w14:paraId="187563FD" w14:textId="77777777" w:rsidR="002E44B0" w:rsidRDefault="002E44B0" w:rsidP="00360364">
            <w:pPr>
              <w:rPr>
                <w:rFonts w:ascii="Lato" w:hAnsi="Lato"/>
                <w:color w:val="777777"/>
                <w:sz w:val="21"/>
                <w:szCs w:val="21"/>
              </w:rPr>
            </w:pPr>
            <w:r>
              <w:rPr>
                <w:rFonts w:ascii="Lato" w:hAnsi="Lato"/>
                <w:color w:val="777777"/>
                <w:sz w:val="21"/>
                <w:szCs w:val="21"/>
              </w:rPr>
              <w:t xml:space="preserve">Trong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 c</w:t>
            </w:r>
            <w:r>
              <w:rPr>
                <w:rFonts w:ascii="Lato" w:hAnsi="Lato" w:cs="Lato"/>
                <w:color w:val="777777"/>
                <w:sz w:val="21"/>
                <w:szCs w:val="21"/>
              </w:rPr>
              <w:t>ó</w:t>
            </w:r>
            <w:r>
              <w:rPr>
                <w:rFonts w:ascii="Lato" w:hAnsi="Lato"/>
                <w:color w:val="777777"/>
                <w:sz w:val="21"/>
                <w:szCs w:val="21"/>
              </w:rPr>
              <w:t xml:space="preserve"> 2 lo</w:t>
            </w:r>
            <w:r>
              <w:rPr>
                <w:rFonts w:ascii="Calibri" w:hAnsi="Calibri" w:cs="Calibri"/>
                <w:color w:val="777777"/>
                <w:sz w:val="21"/>
                <w:szCs w:val="21"/>
              </w:rPr>
              <w:t>ạ</w:t>
            </w:r>
            <w:r>
              <w:rPr>
                <w:rFonts w:ascii="Lato" w:hAnsi="Lato"/>
                <w:color w:val="777777"/>
                <w:sz w:val="21"/>
                <w:szCs w:val="21"/>
              </w:rPr>
              <w:t>i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l</w:t>
            </w:r>
            <w:r>
              <w:rPr>
                <w:rFonts w:ascii="Lato" w:hAnsi="Lato" w:cs="Lato"/>
                <w:color w:val="777777"/>
                <w:sz w:val="21"/>
                <w:szCs w:val="21"/>
              </w:rPr>
              <w:t>à</w:t>
            </w:r>
            <w:r>
              <w:rPr>
                <w:rFonts w:ascii="Lato" w:hAnsi="Lato"/>
                <w:color w:val="777777"/>
                <w:sz w:val="21"/>
                <w:szCs w:val="21"/>
              </w:rPr>
              <w:t xml:space="preserve"> Blue Cut v</w:t>
            </w:r>
            <w:r>
              <w:rPr>
                <w:rFonts w:ascii="Lato" w:hAnsi="Lato" w:cs="Lato"/>
                <w:color w:val="777777"/>
                <w:sz w:val="21"/>
                <w:szCs w:val="21"/>
              </w:rPr>
              <w:t>à</w:t>
            </w:r>
            <w:r>
              <w:rPr>
                <w:rFonts w:ascii="Lato" w:hAnsi="Lato"/>
                <w:color w:val="777777"/>
                <w:sz w:val="21"/>
                <w:szCs w:val="21"/>
              </w:rPr>
              <w:t xml:space="preserve"> Blue Control. K</w:t>
            </w:r>
            <w:r>
              <w:rPr>
                <w:rFonts w:ascii="Lato" w:hAnsi="Lato" w:cs="Lato"/>
                <w:color w:val="777777"/>
                <w:sz w:val="21"/>
                <w:szCs w:val="21"/>
              </w:rPr>
              <w:t>í</w:t>
            </w:r>
            <w:r>
              <w:rPr>
                <w:rFonts w:ascii="Lato" w:hAnsi="Lato"/>
                <w:color w:val="777777"/>
                <w:sz w:val="21"/>
                <w:szCs w:val="21"/>
              </w:rPr>
              <w:t>nh Blue Cut l</w:t>
            </w:r>
            <w:r>
              <w:rPr>
                <w:rFonts w:ascii="Lato" w:hAnsi="Lato" w:cs="Lato"/>
                <w:color w:val="777777"/>
                <w:sz w:val="21"/>
                <w:szCs w:val="21"/>
              </w:rPr>
              <w:t>à</w:t>
            </w:r>
            <w:r>
              <w:rPr>
                <w:rFonts w:ascii="Lato" w:hAnsi="Lato"/>
                <w:color w:val="777777"/>
                <w:sz w:val="21"/>
                <w:szCs w:val="21"/>
              </w:rPr>
              <w:t xml:space="preserve">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to</w:t>
            </w:r>
            <w:r>
              <w:rPr>
                <w:rFonts w:ascii="Lato" w:hAnsi="Lato" w:cs="Lato"/>
                <w:color w:val="777777"/>
                <w:sz w:val="21"/>
                <w:szCs w:val="21"/>
              </w:rPr>
              <w:t>à</w:t>
            </w:r>
            <w:r>
              <w:rPr>
                <w:rFonts w:ascii="Lato" w:hAnsi="Lato"/>
                <w:color w:val="777777"/>
                <w:sz w:val="21"/>
                <w:szCs w:val="21"/>
              </w:rPr>
              <w:t>n b</w:t>
            </w:r>
            <w:r>
              <w:rPr>
                <w:rFonts w:ascii="Calibri" w:hAnsi="Calibri" w:cs="Calibri"/>
                <w:color w:val="777777"/>
                <w:sz w:val="21"/>
                <w:szCs w:val="21"/>
              </w:rPr>
              <w:t>ộ</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(c</w:t>
            </w:r>
            <w:r>
              <w:rPr>
                <w:rFonts w:ascii="Calibri" w:hAnsi="Calibri" w:cs="Calibri"/>
                <w:color w:val="777777"/>
                <w:sz w:val="21"/>
                <w:szCs w:val="21"/>
              </w:rPr>
              <w:t>ả</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c và ánh sáng xanh tím). Còn kính Blue Control là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c</w:t>
            </w:r>
            <w:r>
              <w:rPr>
                <w:rFonts w:ascii="Lato" w:hAnsi="Lato" w:cs="Lato"/>
                <w:color w:val="777777"/>
                <w:sz w:val="21"/>
                <w:szCs w:val="21"/>
              </w:rPr>
              <w:t>ó</w:t>
            </w:r>
            <w:r>
              <w:rPr>
                <w:rFonts w:ascii="Lato" w:hAnsi="Lato"/>
                <w:color w:val="777777"/>
                <w:sz w:val="21"/>
                <w:szCs w:val="21"/>
              </w:rPr>
              <w:t xml:space="preserve"> l</w:t>
            </w:r>
            <w:r>
              <w:rPr>
                <w:rFonts w:ascii="Calibri" w:hAnsi="Calibri" w:cs="Calibri"/>
                <w:color w:val="777777"/>
                <w:sz w:val="21"/>
                <w:szCs w:val="21"/>
              </w:rPr>
              <w:t>ớ</w:t>
            </w:r>
            <w:r>
              <w:rPr>
                <w:rFonts w:ascii="Lato" w:hAnsi="Lato"/>
                <w:color w:val="777777"/>
                <w:sz w:val="21"/>
                <w:szCs w:val="21"/>
              </w:rPr>
              <w:t>p ph</w:t>
            </w:r>
            <w:r>
              <w:rPr>
                <w:rFonts w:ascii="Calibri" w:hAnsi="Calibri" w:cs="Calibri"/>
                <w:color w:val="777777"/>
                <w:sz w:val="21"/>
                <w:szCs w:val="21"/>
              </w:rPr>
              <w:t>ủ</w:t>
            </w:r>
            <w:r>
              <w:rPr>
                <w:rFonts w:ascii="Lato" w:hAnsi="Lato"/>
                <w:color w:val="777777"/>
                <w:sz w:val="21"/>
                <w:szCs w:val="21"/>
              </w:rPr>
              <w:t xml:space="preserve"> ng</w:t>
            </w:r>
            <w:r>
              <w:rPr>
                <w:rFonts w:ascii="Calibri" w:hAnsi="Calibri" w:cs="Calibri"/>
                <w:color w:val="777777"/>
                <w:sz w:val="21"/>
                <w:szCs w:val="21"/>
              </w:rPr>
              <w:t>ă</w:t>
            </w:r>
            <w:r>
              <w:rPr>
                <w:rFonts w:ascii="Lato" w:hAnsi="Lato"/>
                <w:color w:val="777777"/>
                <w:sz w:val="21"/>
                <w:szCs w:val="21"/>
              </w:rPr>
              <w:t>n c</w:t>
            </w:r>
            <w:r>
              <w:rPr>
                <w:rFonts w:ascii="Calibri" w:hAnsi="Calibri" w:cs="Calibri"/>
                <w:color w:val="777777"/>
                <w:sz w:val="21"/>
                <w:szCs w:val="21"/>
              </w:rPr>
              <w:t>ả</w:t>
            </w:r>
            <w:r>
              <w:rPr>
                <w:rFonts w:ascii="Lato" w:hAnsi="Lato"/>
                <w:color w:val="777777"/>
                <w:sz w:val="21"/>
                <w:szCs w:val="21"/>
              </w:rPr>
              <w:t xml:space="preserve">n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t</w:t>
            </w:r>
            <w:r>
              <w:rPr>
                <w:rFonts w:ascii="Lato" w:hAnsi="Lato" w:cs="Lato"/>
                <w:color w:val="777777"/>
                <w:sz w:val="21"/>
                <w:szCs w:val="21"/>
              </w:rPr>
              <w:t>í</w:t>
            </w:r>
            <w:r>
              <w:rPr>
                <w:rFonts w:ascii="Lato" w:hAnsi="Lato"/>
                <w:color w:val="777777"/>
                <w:sz w:val="21"/>
                <w:szCs w:val="21"/>
              </w:rPr>
              <w:t>m, nh</w:t>
            </w:r>
            <w:r>
              <w:rPr>
                <w:rFonts w:ascii="Calibri" w:hAnsi="Calibri" w:cs="Calibri"/>
                <w:color w:val="777777"/>
                <w:sz w:val="21"/>
                <w:szCs w:val="21"/>
              </w:rPr>
              <w:t>ư</w:t>
            </w:r>
            <w:r>
              <w:rPr>
                <w:rFonts w:ascii="Lato" w:hAnsi="Lato"/>
                <w:color w:val="777777"/>
                <w:sz w:val="21"/>
                <w:szCs w:val="21"/>
              </w:rPr>
              <w:t>ng v</w:t>
            </w:r>
            <w:r>
              <w:rPr>
                <w:rFonts w:ascii="Calibri" w:hAnsi="Calibri" w:cs="Calibri"/>
                <w:color w:val="777777"/>
                <w:sz w:val="21"/>
                <w:szCs w:val="21"/>
              </w:rPr>
              <w:t>ẫ</w:t>
            </w:r>
            <w:r>
              <w:rPr>
                <w:rFonts w:ascii="Lato" w:hAnsi="Lato"/>
                <w:color w:val="777777"/>
                <w:sz w:val="21"/>
                <w:szCs w:val="21"/>
              </w:rPr>
              <w:t xml:space="preserve">n cho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ng</w:t>
            </w:r>
            <w:r>
              <w:rPr>
                <w:rFonts w:ascii="Calibri" w:hAnsi="Calibri" w:cs="Calibri"/>
                <w:color w:val="777777"/>
                <w:sz w:val="21"/>
                <w:szCs w:val="21"/>
              </w:rPr>
              <w:t>ọ</w:t>
            </w:r>
            <w:r>
              <w:rPr>
                <w:rFonts w:ascii="Lato" w:hAnsi="Lato"/>
                <w:color w:val="777777"/>
                <w:sz w:val="21"/>
                <w:szCs w:val="21"/>
              </w:rPr>
              <w:t xml:space="preserve">c </w:t>
            </w:r>
            <w:r>
              <w:rPr>
                <w:rFonts w:ascii="Calibri" w:hAnsi="Calibri" w:cs="Calibri"/>
                <w:color w:val="777777"/>
                <w:sz w:val="21"/>
                <w:szCs w:val="21"/>
              </w:rPr>
              <w:t>đ</w:t>
            </w:r>
            <w:r>
              <w:rPr>
                <w:rFonts w:ascii="Lato" w:hAnsi="Lato"/>
                <w:color w:val="777777"/>
                <w:sz w:val="21"/>
                <w:szCs w:val="21"/>
              </w:rPr>
              <w:t>i qua.</w:t>
            </w:r>
          </w:p>
          <w:p w14:paraId="6A89901D" w14:textId="77777777" w:rsidR="002E44B0" w:rsidRDefault="002E44B0" w:rsidP="00360364">
            <w:pPr>
              <w:rPr>
                <w:rFonts w:ascii="Lato" w:hAnsi="Lato"/>
                <w:color w:val="777777"/>
                <w:sz w:val="21"/>
                <w:szCs w:val="21"/>
              </w:rPr>
            </w:pPr>
            <w:r>
              <w:rPr>
                <w:rFonts w:ascii="Lato" w:hAnsi="Lato"/>
                <w:color w:val="777777"/>
                <w:sz w:val="21"/>
                <w:szCs w:val="21"/>
              </w:rPr>
              <w:t>Nh</w:t>
            </w:r>
            <w:r>
              <w:rPr>
                <w:rFonts w:ascii="Calibri" w:hAnsi="Calibri" w:cs="Calibri"/>
                <w:color w:val="777777"/>
                <w:sz w:val="21"/>
                <w:szCs w:val="21"/>
              </w:rPr>
              <w:t>ữ</w:t>
            </w:r>
            <w:r>
              <w:rPr>
                <w:rFonts w:ascii="Lato" w:hAnsi="Lato"/>
                <w:color w:val="777777"/>
                <w:sz w:val="21"/>
                <w:szCs w:val="21"/>
              </w:rPr>
              <w:t>ng chi</w:t>
            </w:r>
            <w:r>
              <w:rPr>
                <w:rFonts w:ascii="Calibri" w:hAnsi="Calibri" w:cs="Calibri"/>
                <w:color w:val="777777"/>
                <w:sz w:val="21"/>
                <w:szCs w:val="21"/>
              </w:rPr>
              <w:t>ế</w:t>
            </w:r>
            <w:r>
              <w:rPr>
                <w:rFonts w:ascii="Lato" w:hAnsi="Lato"/>
                <w:color w:val="777777"/>
                <w:sz w:val="21"/>
                <w:szCs w:val="21"/>
              </w:rPr>
              <w:t>c m</w:t>
            </w:r>
            <w:r>
              <w:rPr>
                <w:rFonts w:ascii="Calibri" w:hAnsi="Calibri" w:cs="Calibri"/>
                <w:color w:val="777777"/>
                <w:sz w:val="21"/>
                <w:szCs w:val="21"/>
              </w:rPr>
              <w:t>ắ</w:t>
            </w:r>
            <w:r>
              <w:rPr>
                <w:rFonts w:ascii="Lato" w:hAnsi="Lato"/>
                <w:color w:val="777777"/>
                <w:sz w:val="21"/>
                <w:szCs w:val="21"/>
              </w:rPr>
              <w:t>t k</w:t>
            </w:r>
            <w:r>
              <w:rPr>
                <w:rFonts w:ascii="Lato" w:hAnsi="Lato" w:cs="Lato"/>
                <w:color w:val="777777"/>
                <w:sz w:val="21"/>
                <w:szCs w:val="21"/>
              </w:rPr>
              <w:t>í</w:t>
            </w:r>
            <w:r>
              <w:rPr>
                <w:rFonts w:ascii="Lato" w:hAnsi="Lato"/>
                <w:color w:val="777777"/>
                <w:sz w:val="21"/>
                <w:szCs w:val="21"/>
              </w:rPr>
              <w:t>nh ch</w:t>
            </w:r>
            <w:r>
              <w:rPr>
                <w:rFonts w:ascii="Calibri" w:hAnsi="Calibri" w:cs="Calibri"/>
                <w:color w:val="777777"/>
                <w:sz w:val="21"/>
                <w:szCs w:val="21"/>
              </w:rPr>
              <w:t>ố</w:t>
            </w:r>
            <w:r>
              <w:rPr>
                <w:rFonts w:ascii="Lato" w:hAnsi="Lato"/>
                <w:color w:val="777777"/>
                <w:sz w:val="21"/>
                <w:szCs w:val="21"/>
              </w:rPr>
              <w:t xml:space="preserve">ng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nano c</w:t>
            </w:r>
            <w:r>
              <w:rPr>
                <w:rFonts w:ascii="Lato" w:hAnsi="Lato" w:cs="Lato"/>
                <w:color w:val="777777"/>
                <w:sz w:val="21"/>
                <w:szCs w:val="21"/>
              </w:rPr>
              <w:t>ó</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h</w:t>
            </w:r>
            <w:r>
              <w:rPr>
                <w:rFonts w:ascii="Calibri" w:hAnsi="Calibri" w:cs="Calibri"/>
                <w:color w:val="777777"/>
                <w:sz w:val="21"/>
                <w:szCs w:val="21"/>
              </w:rPr>
              <w:t>ấ</w:t>
            </w:r>
            <w:r>
              <w:rPr>
                <w:rFonts w:ascii="Lato" w:hAnsi="Lato"/>
                <w:color w:val="777777"/>
                <w:sz w:val="21"/>
                <w:szCs w:val="21"/>
              </w:rPr>
              <w:t>p th</w:t>
            </w:r>
            <w:r>
              <w:rPr>
                <w:rFonts w:ascii="Calibri" w:hAnsi="Calibri" w:cs="Calibri"/>
                <w:color w:val="777777"/>
                <w:sz w:val="21"/>
                <w:szCs w:val="21"/>
              </w:rPr>
              <w:t>ụ</w:t>
            </w:r>
            <w:r>
              <w:rPr>
                <w:rFonts w:ascii="Lato" w:hAnsi="Lato"/>
                <w:color w:val="777777"/>
                <w:sz w:val="21"/>
                <w:szCs w:val="21"/>
              </w:rPr>
              <w:t xml:space="preserve">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v</w:t>
            </w:r>
            <w:r>
              <w:rPr>
                <w:rFonts w:ascii="Calibri" w:hAnsi="Calibri" w:cs="Calibri"/>
                <w:color w:val="777777"/>
                <w:sz w:val="21"/>
                <w:szCs w:val="21"/>
              </w:rPr>
              <w:t>ớ</w:t>
            </w:r>
            <w:r>
              <w:rPr>
                <w:rFonts w:ascii="Lato" w:hAnsi="Lato"/>
                <w:color w:val="777777"/>
                <w:sz w:val="21"/>
                <w:szCs w:val="21"/>
              </w:rPr>
              <w:t>i hi</w:t>
            </w:r>
            <w:r>
              <w:rPr>
                <w:rFonts w:ascii="Calibri" w:hAnsi="Calibri" w:cs="Calibri"/>
                <w:color w:val="777777"/>
                <w:sz w:val="21"/>
                <w:szCs w:val="21"/>
              </w:rPr>
              <w:t>ệ</w:t>
            </w:r>
            <w:r>
              <w:rPr>
                <w:rFonts w:ascii="Lato" w:hAnsi="Lato"/>
                <w:color w:val="777777"/>
                <w:sz w:val="21"/>
                <w:szCs w:val="21"/>
              </w:rPr>
              <w:t>u qu</w:t>
            </w:r>
            <w:r>
              <w:rPr>
                <w:rFonts w:ascii="Calibri" w:hAnsi="Calibri" w:cs="Calibri"/>
                <w:color w:val="777777"/>
                <w:sz w:val="21"/>
                <w:szCs w:val="21"/>
              </w:rPr>
              <w:t>ả</w:t>
            </w:r>
            <w:r>
              <w:rPr>
                <w:rFonts w:ascii="Lato" w:hAnsi="Lato"/>
                <w:color w:val="777777"/>
                <w:sz w:val="21"/>
                <w:szCs w:val="21"/>
              </w:rPr>
              <w:t xml:space="preserve"> ch</w:t>
            </w:r>
            <w:r>
              <w:rPr>
                <w:rFonts w:ascii="Calibri" w:hAnsi="Calibri" w:cs="Calibri"/>
                <w:color w:val="777777"/>
                <w:sz w:val="21"/>
                <w:szCs w:val="21"/>
              </w:rPr>
              <w:t>ặ</w:t>
            </w:r>
            <w:r>
              <w:rPr>
                <w:rFonts w:ascii="Lato" w:hAnsi="Lato"/>
                <w:color w:val="777777"/>
                <w:sz w:val="21"/>
                <w:szCs w:val="21"/>
              </w:rPr>
              <w:t>n c</w:t>
            </w:r>
            <w:r>
              <w:rPr>
                <w:rFonts w:ascii="Lato" w:hAnsi="Lato" w:cs="Lato"/>
                <w:color w:val="777777"/>
                <w:sz w:val="21"/>
                <w:szCs w:val="21"/>
              </w:rPr>
              <w:t>á</w:t>
            </w:r>
            <w:r>
              <w:rPr>
                <w:rFonts w:ascii="Lato" w:hAnsi="Lato"/>
                <w:color w:val="777777"/>
                <w:sz w:val="21"/>
                <w:szCs w:val="21"/>
              </w:rPr>
              <w:t>c tia sáng t</w:t>
            </w:r>
            <w:r>
              <w:rPr>
                <w:rFonts w:ascii="Calibri" w:hAnsi="Calibri" w:cs="Calibri"/>
                <w:color w:val="777777"/>
                <w:sz w:val="21"/>
                <w:szCs w:val="21"/>
              </w:rPr>
              <w:t>ừ</w:t>
            </w:r>
            <w:r>
              <w:rPr>
                <w:rFonts w:ascii="Lato" w:hAnsi="Lato"/>
                <w:color w:val="777777"/>
                <w:sz w:val="21"/>
                <w:szCs w:val="21"/>
              </w:rPr>
              <w:t xml:space="preserve"> 35% </w:t>
            </w:r>
            <w:r>
              <w:rPr>
                <w:rFonts w:ascii="Calibri" w:hAnsi="Calibri" w:cs="Calibri"/>
                <w:color w:val="777777"/>
                <w:sz w:val="21"/>
                <w:szCs w:val="21"/>
              </w:rPr>
              <w:t>đế</w:t>
            </w:r>
            <w:r>
              <w:rPr>
                <w:rFonts w:ascii="Lato" w:hAnsi="Lato"/>
                <w:color w:val="777777"/>
                <w:sz w:val="21"/>
                <w:szCs w:val="21"/>
              </w:rPr>
              <w:t xml:space="preserve">n 50%.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ề</w:t>
            </w:r>
            <w:r>
              <w:rPr>
                <w:rFonts w:ascii="Lato" w:hAnsi="Lato"/>
                <w:color w:val="777777"/>
                <w:sz w:val="21"/>
                <w:szCs w:val="21"/>
              </w:rPr>
              <w:t>u n</w:t>
            </w:r>
            <w:r>
              <w:rPr>
                <w:rFonts w:ascii="Lato" w:hAnsi="Lato" w:cs="Lato"/>
                <w:color w:val="777777"/>
                <w:sz w:val="21"/>
                <w:szCs w:val="21"/>
              </w:rPr>
              <w:t>à</w:t>
            </w:r>
            <w:r>
              <w:rPr>
                <w:rFonts w:ascii="Lato" w:hAnsi="Lato"/>
                <w:color w:val="777777"/>
                <w:sz w:val="21"/>
                <w:szCs w:val="21"/>
              </w:rPr>
              <w:t>y gi</w:t>
            </w:r>
            <w:r>
              <w:rPr>
                <w:rFonts w:ascii="Lato" w:hAnsi="Lato" w:cs="Lato"/>
                <w:color w:val="777777"/>
                <w:sz w:val="21"/>
                <w:szCs w:val="21"/>
              </w:rPr>
              <w:t>ú</w:t>
            </w:r>
            <w:r>
              <w:rPr>
                <w:rFonts w:ascii="Lato" w:hAnsi="Lato"/>
                <w:color w:val="777777"/>
                <w:sz w:val="21"/>
                <w:szCs w:val="21"/>
              </w:rPr>
              <w:t>p b</w:t>
            </w:r>
            <w:r>
              <w:rPr>
                <w:rFonts w:ascii="Calibri" w:hAnsi="Calibri" w:cs="Calibri"/>
                <w:color w:val="777777"/>
                <w:sz w:val="21"/>
                <w:szCs w:val="21"/>
              </w:rPr>
              <w:t>ạ</w:t>
            </w:r>
            <w:r>
              <w:rPr>
                <w:rFonts w:ascii="Lato" w:hAnsi="Lato"/>
                <w:color w:val="777777"/>
                <w:sz w:val="21"/>
                <w:szCs w:val="21"/>
              </w:rPr>
              <w:t>n ph</w:t>
            </w:r>
            <w:r>
              <w:rPr>
                <w:rFonts w:ascii="Calibri" w:hAnsi="Calibri" w:cs="Calibri"/>
                <w:color w:val="777777"/>
                <w:sz w:val="21"/>
                <w:szCs w:val="21"/>
              </w:rPr>
              <w:t>ầ</w:t>
            </w:r>
            <w:r>
              <w:rPr>
                <w:rFonts w:ascii="Lato" w:hAnsi="Lato"/>
                <w:color w:val="777777"/>
                <w:sz w:val="21"/>
                <w:szCs w:val="21"/>
              </w:rPr>
              <w:t>n n</w:t>
            </w:r>
            <w:r>
              <w:rPr>
                <w:rFonts w:ascii="Lato" w:hAnsi="Lato" w:cs="Lato"/>
                <w:color w:val="777777"/>
                <w:sz w:val="21"/>
                <w:szCs w:val="21"/>
              </w:rPr>
              <w:t>à</w:t>
            </w:r>
            <w:r>
              <w:rPr>
                <w:rFonts w:ascii="Lato" w:hAnsi="Lato"/>
                <w:color w:val="777777"/>
                <w:sz w:val="21"/>
                <w:szCs w:val="21"/>
              </w:rPr>
              <w:t>o ch</w:t>
            </w:r>
            <w:r>
              <w:rPr>
                <w:rFonts w:ascii="Calibri" w:hAnsi="Calibri" w:cs="Calibri"/>
                <w:color w:val="777777"/>
                <w:sz w:val="21"/>
                <w:szCs w:val="21"/>
              </w:rPr>
              <w:t>ặ</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nh</w:t>
            </w:r>
            <w:r>
              <w:rPr>
                <w:rFonts w:ascii="Calibri" w:hAnsi="Calibri" w:cs="Calibri"/>
                <w:color w:val="777777"/>
                <w:sz w:val="21"/>
                <w:szCs w:val="21"/>
              </w:rPr>
              <w:t>ữ</w:t>
            </w:r>
            <w:r>
              <w:rPr>
                <w:rFonts w:ascii="Lato" w:hAnsi="Lato"/>
                <w:color w:val="777777"/>
                <w:sz w:val="21"/>
                <w:szCs w:val="21"/>
              </w:rPr>
              <w:t xml:space="preserve">ng tia </w:t>
            </w:r>
            <w:r>
              <w:rPr>
                <w:rFonts w:ascii="Lato" w:hAnsi="Lato" w:cs="Lato"/>
                <w:color w:val="777777"/>
                <w:sz w:val="21"/>
                <w:szCs w:val="21"/>
              </w:rPr>
              <w:t>á</w:t>
            </w:r>
            <w:r>
              <w:rPr>
                <w:rFonts w:ascii="Lato" w:hAnsi="Lato"/>
                <w:color w:val="777777"/>
                <w:sz w:val="21"/>
                <w:szCs w:val="21"/>
              </w:rPr>
              <w:t>nh s</w:t>
            </w:r>
            <w:r>
              <w:rPr>
                <w:rFonts w:ascii="Lato" w:hAnsi="Lato" w:cs="Lato"/>
                <w:color w:val="777777"/>
                <w:sz w:val="21"/>
                <w:szCs w:val="21"/>
              </w:rPr>
              <w:t>á</w:t>
            </w:r>
            <w:r>
              <w:rPr>
                <w:rFonts w:ascii="Lato" w:hAnsi="Lato"/>
                <w:color w:val="777777"/>
                <w:sz w:val="21"/>
                <w:szCs w:val="21"/>
              </w:rPr>
              <w:t>ng xanh ph</w:t>
            </w:r>
            <w:r>
              <w:rPr>
                <w:rFonts w:ascii="Lato" w:hAnsi="Lato" w:cs="Lato"/>
                <w:color w:val="777777"/>
                <w:sz w:val="21"/>
                <w:szCs w:val="21"/>
              </w:rPr>
              <w:t>á</w:t>
            </w:r>
            <w:r>
              <w:rPr>
                <w:rFonts w:ascii="Lato" w:hAnsi="Lato"/>
                <w:color w:val="777777"/>
                <w:sz w:val="21"/>
                <w:szCs w:val="21"/>
              </w:rPr>
              <w:t>t ra t</w:t>
            </w:r>
            <w:r>
              <w:rPr>
                <w:rFonts w:ascii="Calibri" w:hAnsi="Calibri" w:cs="Calibri"/>
                <w:color w:val="777777"/>
                <w:sz w:val="21"/>
                <w:szCs w:val="21"/>
              </w:rPr>
              <w:t>ừ</w:t>
            </w:r>
            <w:r>
              <w:rPr>
                <w:rFonts w:ascii="Lato" w:hAnsi="Lato"/>
                <w:color w:val="777777"/>
                <w:sz w:val="21"/>
                <w:szCs w:val="21"/>
              </w:rPr>
              <w:t xml:space="preserve"> m</w:t>
            </w:r>
            <w:r>
              <w:rPr>
                <w:rFonts w:ascii="Lato" w:hAnsi="Lato" w:cs="Lato"/>
                <w:color w:val="777777"/>
                <w:sz w:val="21"/>
                <w:szCs w:val="21"/>
              </w:rPr>
              <w:t>à</w:t>
            </w:r>
            <w:r>
              <w:rPr>
                <w:rFonts w:ascii="Lato" w:hAnsi="Lato"/>
                <w:color w:val="777777"/>
                <w:sz w:val="21"/>
                <w:szCs w:val="21"/>
              </w:rPr>
              <w:t>n h</w:t>
            </w:r>
            <w:r>
              <w:rPr>
                <w:rFonts w:ascii="Lato" w:hAnsi="Lato" w:cs="Lato"/>
                <w:color w:val="777777"/>
                <w:sz w:val="21"/>
                <w:szCs w:val="21"/>
              </w:rPr>
              <w:t>ì</w:t>
            </w:r>
            <w:r>
              <w:rPr>
                <w:rFonts w:ascii="Lato" w:hAnsi="Lato"/>
                <w:color w:val="777777"/>
                <w:sz w:val="21"/>
                <w:szCs w:val="21"/>
              </w:rPr>
              <w:t>nh c</w:t>
            </w:r>
            <w:r>
              <w:rPr>
                <w:rFonts w:ascii="Lato" w:hAnsi="Lato" w:cs="Lato"/>
                <w:color w:val="777777"/>
                <w:sz w:val="21"/>
                <w:szCs w:val="21"/>
              </w:rPr>
              <w:t>á</w:t>
            </w:r>
            <w:r>
              <w:rPr>
                <w:rFonts w:ascii="Lato" w:hAnsi="Lato"/>
                <w:color w:val="777777"/>
                <w:sz w:val="21"/>
                <w:szCs w:val="21"/>
              </w:rPr>
              <w:t>c thi</w:t>
            </w:r>
            <w:r>
              <w:rPr>
                <w:rFonts w:ascii="Calibri" w:hAnsi="Calibri" w:cs="Calibri"/>
                <w:color w:val="777777"/>
                <w:sz w:val="21"/>
                <w:szCs w:val="21"/>
              </w:rPr>
              <w:t>ế</w:t>
            </w:r>
            <w:r>
              <w:rPr>
                <w:rFonts w:ascii="Lato" w:hAnsi="Lato"/>
                <w:color w:val="777777"/>
                <w:sz w:val="21"/>
                <w:szCs w:val="21"/>
              </w:rPr>
              <w:t>t b</w:t>
            </w:r>
            <w:r>
              <w:rPr>
                <w:rFonts w:ascii="Calibri" w:hAnsi="Calibri" w:cs="Calibri"/>
                <w:color w:val="777777"/>
                <w:sz w:val="21"/>
                <w:szCs w:val="21"/>
              </w:rPr>
              <w:t>ị</w:t>
            </w:r>
            <w:r>
              <w:rPr>
                <w:rFonts w:ascii="Lato" w:hAnsi="Lato"/>
                <w:color w:val="777777"/>
                <w:sz w:val="21"/>
                <w:szCs w:val="21"/>
              </w:rPr>
              <w:t xml:space="preserve"> </w:t>
            </w:r>
            <w:r>
              <w:rPr>
                <w:rFonts w:ascii="Calibri" w:hAnsi="Calibri" w:cs="Calibri"/>
                <w:color w:val="777777"/>
                <w:sz w:val="21"/>
                <w:szCs w:val="21"/>
              </w:rPr>
              <w:t>đ</w:t>
            </w:r>
            <w:r>
              <w:rPr>
                <w:rFonts w:ascii="Lato" w:hAnsi="Lato"/>
                <w:color w:val="777777"/>
                <w:sz w:val="21"/>
                <w:szCs w:val="21"/>
              </w:rPr>
              <w:t>i</w:t>
            </w:r>
            <w:r>
              <w:rPr>
                <w:rFonts w:ascii="Calibri" w:hAnsi="Calibri" w:cs="Calibri"/>
                <w:color w:val="777777"/>
                <w:sz w:val="21"/>
                <w:szCs w:val="21"/>
              </w:rPr>
              <w:t>ệ</w:t>
            </w:r>
            <w:r>
              <w:rPr>
                <w:rFonts w:ascii="Lato" w:hAnsi="Lato"/>
                <w:color w:val="777777"/>
                <w:sz w:val="21"/>
                <w:szCs w:val="21"/>
              </w:rPr>
              <w:t>n t</w:t>
            </w:r>
            <w:r>
              <w:rPr>
                <w:rFonts w:ascii="Calibri" w:hAnsi="Calibri" w:cs="Calibri"/>
                <w:color w:val="777777"/>
                <w:sz w:val="21"/>
                <w:szCs w:val="21"/>
              </w:rPr>
              <w:t>ử</w:t>
            </w:r>
            <w:r>
              <w:rPr>
                <w:rFonts w:ascii="Lato" w:hAnsi="Lato"/>
                <w:color w:val="777777"/>
                <w:sz w:val="21"/>
                <w:szCs w:val="21"/>
              </w:rPr>
              <w:t>.</w:t>
            </w:r>
          </w:p>
          <w:p w14:paraId="3A6A9302" w14:textId="77777777" w:rsidR="002E44B0" w:rsidRDefault="002E44B0" w:rsidP="00360364">
            <w:pPr>
              <w:rPr>
                <w:rFonts w:ascii="Lato" w:hAnsi="Lato"/>
                <w:color w:val="777777"/>
                <w:sz w:val="21"/>
                <w:szCs w:val="21"/>
              </w:rPr>
            </w:pPr>
            <w:r>
              <w:rPr>
                <w:rFonts w:ascii="Lato" w:hAnsi="Lato"/>
                <w:color w:val="777777"/>
                <w:sz w:val="21"/>
                <w:szCs w:val="21"/>
              </w:rPr>
              <w:t>Bên c</w:t>
            </w:r>
            <w:r>
              <w:rPr>
                <w:rFonts w:ascii="Calibri" w:hAnsi="Calibri" w:cs="Calibri"/>
                <w:color w:val="777777"/>
                <w:sz w:val="21"/>
                <w:szCs w:val="21"/>
              </w:rPr>
              <w:t>ạ</w:t>
            </w:r>
            <w:r>
              <w:rPr>
                <w:rFonts w:ascii="Lato" w:hAnsi="Lato"/>
                <w:color w:val="777777"/>
                <w:sz w:val="21"/>
                <w:szCs w:val="21"/>
              </w:rPr>
              <w:t xml:space="preserve">nh </w:t>
            </w:r>
            <w:r>
              <w:rPr>
                <w:rFonts w:ascii="Calibri" w:hAnsi="Calibri" w:cs="Calibri"/>
                <w:color w:val="777777"/>
                <w:sz w:val="21"/>
                <w:szCs w:val="21"/>
              </w:rPr>
              <w:t>đ</w:t>
            </w:r>
            <w:r>
              <w:rPr>
                <w:rFonts w:ascii="Lato" w:hAnsi="Lato" w:cs="Lato"/>
                <w:color w:val="777777"/>
                <w:sz w:val="21"/>
                <w:szCs w:val="21"/>
              </w:rPr>
              <w:t>ó</w:t>
            </w:r>
            <w:r>
              <w:rPr>
                <w:rFonts w:ascii="Lato" w:hAnsi="Lato"/>
                <w:color w:val="777777"/>
                <w:sz w:val="21"/>
                <w:szCs w:val="21"/>
              </w:rPr>
              <w:t>,</w:t>
            </w:r>
            <w:r>
              <w:rPr>
                <w:rFonts w:ascii="Lato" w:hAnsi="Lato" w:cs="Lato"/>
                <w:color w:val="777777"/>
                <w:sz w:val="21"/>
                <w:szCs w:val="21"/>
              </w:rPr>
              <w:t> </w:t>
            </w:r>
            <w:r>
              <w:rPr>
                <w:rFonts w:ascii="Lato" w:hAnsi="Lato"/>
                <w:color w:val="777777"/>
                <w:sz w:val="21"/>
                <w:szCs w:val="21"/>
              </w:rPr>
              <w:t>Baggio</w:t>
            </w:r>
            <w:r>
              <w:rPr>
                <w:rFonts w:ascii="Lato" w:hAnsi="Lato" w:cs="Lato"/>
                <w:color w:val="777777"/>
                <w:sz w:val="21"/>
                <w:szCs w:val="21"/>
              </w:rPr>
              <w:t> </w:t>
            </w:r>
            <w:r>
              <w:rPr>
                <w:rFonts w:ascii="Lato" w:hAnsi="Lato"/>
                <w:color w:val="777777"/>
                <w:sz w:val="21"/>
                <w:szCs w:val="21"/>
              </w:rPr>
              <w:t>c</w:t>
            </w:r>
            <w:r>
              <w:rPr>
                <w:rFonts w:ascii="Lato" w:hAnsi="Lato" w:cs="Lato"/>
                <w:color w:val="777777"/>
                <w:sz w:val="21"/>
                <w:szCs w:val="21"/>
              </w:rPr>
              <w:t>ò</w:t>
            </w:r>
            <w:r>
              <w:rPr>
                <w:rFonts w:ascii="Lato" w:hAnsi="Lato"/>
                <w:color w:val="777777"/>
                <w:sz w:val="21"/>
                <w:szCs w:val="21"/>
              </w:rPr>
              <w:t xml:space="preserve">n </w:t>
            </w:r>
            <w:r>
              <w:rPr>
                <w:rFonts w:ascii="Calibri" w:hAnsi="Calibri" w:cs="Calibri"/>
                <w:color w:val="777777"/>
                <w:sz w:val="21"/>
                <w:szCs w:val="21"/>
              </w:rPr>
              <w:t>đượ</w:t>
            </w:r>
            <w:r>
              <w:rPr>
                <w:rFonts w:ascii="Lato" w:hAnsi="Lato"/>
                <w:color w:val="777777"/>
                <w:sz w:val="21"/>
                <w:szCs w:val="21"/>
              </w:rPr>
              <w:t>c trang b</w:t>
            </w:r>
            <w:r>
              <w:rPr>
                <w:rFonts w:ascii="Calibri" w:hAnsi="Calibri" w:cs="Calibri"/>
                <w:color w:val="777777"/>
                <w:sz w:val="21"/>
                <w:szCs w:val="21"/>
              </w:rPr>
              <w:t>ị</w:t>
            </w:r>
            <w:r>
              <w:rPr>
                <w:rFonts w:ascii="Lato" w:hAnsi="Lato"/>
                <w:color w:val="777777"/>
                <w:sz w:val="21"/>
                <w:szCs w:val="21"/>
              </w:rPr>
              <w:t xml:space="preserve"> kh</w:t>
            </w:r>
            <w:r>
              <w:rPr>
                <w:rFonts w:ascii="Calibri" w:hAnsi="Calibri" w:cs="Calibri"/>
                <w:color w:val="777777"/>
                <w:sz w:val="21"/>
                <w:szCs w:val="21"/>
              </w:rPr>
              <w:t>ả</w:t>
            </w:r>
            <w:r>
              <w:rPr>
                <w:rFonts w:ascii="Lato" w:hAnsi="Lato"/>
                <w:color w:val="777777"/>
                <w:sz w:val="21"/>
                <w:szCs w:val="21"/>
              </w:rPr>
              <w:t xml:space="preserve"> n</w:t>
            </w:r>
            <w:r>
              <w:rPr>
                <w:rFonts w:ascii="Calibri" w:hAnsi="Calibri" w:cs="Calibri"/>
                <w:color w:val="777777"/>
                <w:sz w:val="21"/>
                <w:szCs w:val="21"/>
              </w:rPr>
              <w:t>ă</w:t>
            </w:r>
            <w:r>
              <w:rPr>
                <w:rFonts w:ascii="Lato" w:hAnsi="Lato"/>
                <w:color w:val="777777"/>
                <w:sz w:val="21"/>
                <w:szCs w:val="21"/>
              </w:rPr>
              <w:t>ng ch</w:t>
            </w:r>
            <w:r>
              <w:rPr>
                <w:rFonts w:ascii="Calibri" w:hAnsi="Calibri" w:cs="Calibri"/>
                <w:color w:val="777777"/>
                <w:sz w:val="21"/>
                <w:szCs w:val="21"/>
              </w:rPr>
              <w:t>ố</w:t>
            </w:r>
            <w:r>
              <w:rPr>
                <w:rFonts w:ascii="Lato" w:hAnsi="Lato"/>
                <w:color w:val="777777"/>
                <w:sz w:val="21"/>
                <w:szCs w:val="21"/>
              </w:rPr>
              <w:t>ng tia UV c</w:t>
            </w:r>
            <w:r>
              <w:rPr>
                <w:rFonts w:ascii="Calibri" w:hAnsi="Calibri" w:cs="Calibri"/>
                <w:color w:val="777777"/>
                <w:sz w:val="21"/>
                <w:szCs w:val="21"/>
              </w:rPr>
              <w:t>ự</w:t>
            </w:r>
            <w:r>
              <w:rPr>
                <w:rFonts w:ascii="Lato" w:hAnsi="Lato"/>
                <w:color w:val="777777"/>
                <w:sz w:val="21"/>
                <w:szCs w:val="21"/>
              </w:rPr>
              <w:t>c t</w:t>
            </w:r>
            <w:r>
              <w:rPr>
                <w:rFonts w:ascii="Lato" w:hAnsi="Lato" w:cs="Lato"/>
                <w:color w:val="777777"/>
                <w:sz w:val="21"/>
                <w:szCs w:val="21"/>
              </w:rPr>
              <w:t>í</w:t>
            </w:r>
            <w:r>
              <w:rPr>
                <w:rFonts w:ascii="Lato" w:hAnsi="Lato"/>
                <w:color w:val="777777"/>
                <w:sz w:val="21"/>
                <w:szCs w:val="21"/>
              </w:rPr>
              <w:t>m, ch</w:t>
            </w:r>
            <w:r>
              <w:rPr>
                <w:rFonts w:ascii="Calibri" w:hAnsi="Calibri" w:cs="Calibri"/>
                <w:color w:val="777777"/>
                <w:sz w:val="21"/>
                <w:szCs w:val="21"/>
              </w:rPr>
              <w:t>ố</w:t>
            </w:r>
            <w:r>
              <w:rPr>
                <w:rFonts w:ascii="Lato" w:hAnsi="Lato"/>
                <w:color w:val="777777"/>
                <w:sz w:val="21"/>
                <w:szCs w:val="21"/>
              </w:rPr>
              <w:t>ng ch</w:t>
            </w:r>
            <w:r>
              <w:rPr>
                <w:rFonts w:ascii="Lato" w:hAnsi="Lato" w:cs="Lato"/>
                <w:color w:val="777777"/>
                <w:sz w:val="21"/>
                <w:szCs w:val="21"/>
              </w:rPr>
              <w:t>ó</w:t>
            </w:r>
            <w:r>
              <w:rPr>
                <w:rFonts w:ascii="Lato" w:hAnsi="Lato"/>
                <w:color w:val="777777"/>
                <w:sz w:val="21"/>
                <w:szCs w:val="21"/>
              </w:rPr>
              <w:t>i l</w:t>
            </w:r>
            <w:r>
              <w:rPr>
                <w:rFonts w:ascii="Lato" w:hAnsi="Lato" w:cs="Lato"/>
                <w:color w:val="777777"/>
                <w:sz w:val="21"/>
                <w:szCs w:val="21"/>
              </w:rPr>
              <w:t>ó</w:t>
            </w:r>
            <w:r>
              <w:rPr>
                <w:rFonts w:ascii="Lato" w:hAnsi="Lato"/>
                <w:color w:val="777777"/>
                <w:sz w:val="21"/>
                <w:szCs w:val="21"/>
              </w:rPr>
              <w:t>a t</w:t>
            </w:r>
            <w:r>
              <w:rPr>
                <w:rFonts w:ascii="Calibri" w:hAnsi="Calibri" w:cs="Calibri"/>
                <w:color w:val="777777"/>
                <w:sz w:val="21"/>
                <w:szCs w:val="21"/>
              </w:rPr>
              <w:t>ừ</w:t>
            </w:r>
            <w:r>
              <w:rPr>
                <w:rFonts w:ascii="Lato" w:hAnsi="Lato"/>
                <w:color w:val="777777"/>
                <w:sz w:val="21"/>
                <w:szCs w:val="21"/>
              </w:rPr>
              <w:t xml:space="preserve"> b</w:t>
            </w:r>
            <w:r>
              <w:rPr>
                <w:rFonts w:ascii="Calibri" w:hAnsi="Calibri" w:cs="Calibri"/>
                <w:color w:val="777777"/>
                <w:sz w:val="21"/>
                <w:szCs w:val="21"/>
              </w:rPr>
              <w:t>ứ</w:t>
            </w:r>
            <w:r>
              <w:rPr>
                <w:rFonts w:ascii="Lato" w:hAnsi="Lato"/>
                <w:color w:val="777777"/>
                <w:sz w:val="21"/>
                <w:szCs w:val="21"/>
              </w:rPr>
              <w:t>c x</w:t>
            </w:r>
            <w:r>
              <w:rPr>
                <w:rFonts w:ascii="Calibri" w:hAnsi="Calibri" w:cs="Calibri"/>
                <w:color w:val="777777"/>
                <w:sz w:val="21"/>
                <w:szCs w:val="21"/>
              </w:rPr>
              <w:t>ạ</w:t>
            </w:r>
            <w:r>
              <w:rPr>
                <w:rFonts w:ascii="Lato" w:hAnsi="Lato"/>
                <w:color w:val="777777"/>
                <w:sz w:val="21"/>
                <w:szCs w:val="21"/>
              </w:rPr>
              <w:t xml:space="preserve"> m</w:t>
            </w:r>
            <w:r>
              <w:rPr>
                <w:rFonts w:ascii="Calibri" w:hAnsi="Calibri" w:cs="Calibri"/>
                <w:color w:val="777777"/>
                <w:sz w:val="21"/>
                <w:szCs w:val="21"/>
              </w:rPr>
              <w:t>ặ</w:t>
            </w:r>
            <w:r>
              <w:rPr>
                <w:rFonts w:ascii="Lato" w:hAnsi="Lato"/>
                <w:color w:val="777777"/>
                <w:sz w:val="21"/>
                <w:szCs w:val="21"/>
              </w:rPr>
              <w:t>t tr</w:t>
            </w:r>
            <w:r>
              <w:rPr>
                <w:rFonts w:ascii="Calibri" w:hAnsi="Calibri" w:cs="Calibri"/>
                <w:color w:val="777777"/>
                <w:sz w:val="21"/>
                <w:szCs w:val="21"/>
              </w:rPr>
              <w:t>ờ</w:t>
            </w:r>
            <w:r>
              <w:rPr>
                <w:rFonts w:ascii="Lato" w:hAnsi="Lato"/>
                <w:color w:val="777777"/>
                <w:sz w:val="21"/>
                <w:szCs w:val="21"/>
              </w:rPr>
              <w:t>i.</w:t>
            </w:r>
          </w:p>
          <w:p w14:paraId="259691D7" w14:textId="77777777" w:rsidR="002E44B0" w:rsidRDefault="002E44B0" w:rsidP="00360364">
            <w:pPr>
              <w:rPr>
                <w:rFonts w:ascii="Lato" w:hAnsi="Lato"/>
                <w:color w:val="777777"/>
                <w:sz w:val="21"/>
                <w:szCs w:val="21"/>
              </w:rPr>
            </w:pPr>
            <w:r>
              <w:rPr>
                <w:rFonts w:ascii="Lato" w:hAnsi="Lato"/>
                <w:color w:val="777777"/>
                <w:sz w:val="21"/>
                <w:szCs w:val="21"/>
              </w:rPr>
              <w:t>N</w:t>
            </w:r>
            <w:r>
              <w:rPr>
                <w:rFonts w:ascii="Calibri" w:hAnsi="Calibri" w:cs="Calibri"/>
                <w:color w:val="777777"/>
                <w:sz w:val="21"/>
                <w:szCs w:val="21"/>
              </w:rPr>
              <w:t>ế</w:t>
            </w:r>
            <w:r>
              <w:rPr>
                <w:rFonts w:ascii="Lato" w:hAnsi="Lato"/>
                <w:color w:val="777777"/>
                <w:sz w:val="21"/>
                <w:szCs w:val="21"/>
              </w:rPr>
              <w:t>u b</w:t>
            </w:r>
            <w:r>
              <w:rPr>
                <w:rFonts w:ascii="Calibri" w:hAnsi="Calibri" w:cs="Calibri"/>
                <w:color w:val="777777"/>
                <w:sz w:val="21"/>
                <w:szCs w:val="21"/>
              </w:rPr>
              <w:t>ạ</w:t>
            </w:r>
            <w:r>
              <w:rPr>
                <w:rFonts w:ascii="Lato" w:hAnsi="Lato"/>
                <w:color w:val="777777"/>
                <w:sz w:val="21"/>
                <w:szCs w:val="21"/>
              </w:rPr>
              <w:t>n kh</w:t>
            </w:r>
            <w:r>
              <w:rPr>
                <w:rFonts w:ascii="Lato" w:hAnsi="Lato" w:cs="Lato"/>
                <w:color w:val="777777"/>
                <w:sz w:val="21"/>
                <w:szCs w:val="21"/>
              </w:rPr>
              <w:t>ô</w:t>
            </w:r>
            <w:r>
              <w:rPr>
                <w:rFonts w:ascii="Lato" w:hAnsi="Lato"/>
                <w:color w:val="777777"/>
                <w:sz w:val="21"/>
                <w:szCs w:val="21"/>
              </w:rPr>
              <w:t>ng c</w:t>
            </w:r>
            <w:r>
              <w:rPr>
                <w:rFonts w:ascii="Lato" w:hAnsi="Lato" w:cs="Lato"/>
                <w:color w:val="777777"/>
                <w:sz w:val="21"/>
                <w:szCs w:val="21"/>
              </w:rPr>
              <w:t>ó</w:t>
            </w:r>
            <w:r>
              <w:rPr>
                <w:rFonts w:ascii="Lato" w:hAnsi="Lato"/>
                <w:color w:val="777777"/>
                <w:sz w:val="21"/>
                <w:szCs w:val="21"/>
              </w:rPr>
              <w:t xml:space="preserve"> b</w:t>
            </w:r>
            <w:r>
              <w:rPr>
                <w:rFonts w:ascii="Calibri" w:hAnsi="Calibri" w:cs="Calibri"/>
                <w:color w:val="777777"/>
                <w:sz w:val="21"/>
                <w:szCs w:val="21"/>
              </w:rPr>
              <w:t>ệ</w:t>
            </w:r>
            <w:r>
              <w:rPr>
                <w:rFonts w:ascii="Lato" w:hAnsi="Lato"/>
                <w:color w:val="777777"/>
                <w:sz w:val="21"/>
                <w:szCs w:val="21"/>
              </w:rPr>
              <w:t>nh v</w:t>
            </w:r>
            <w:r>
              <w:rPr>
                <w:rFonts w:ascii="Calibri" w:hAnsi="Calibri" w:cs="Calibri"/>
                <w:color w:val="777777"/>
                <w:sz w:val="21"/>
                <w:szCs w:val="21"/>
              </w:rPr>
              <w:t>ề</w:t>
            </w:r>
            <w:r>
              <w:rPr>
                <w:rFonts w:ascii="Lato" w:hAnsi="Lato"/>
                <w:color w:val="777777"/>
                <w:sz w:val="21"/>
                <w:szCs w:val="21"/>
              </w:rPr>
              <w:t xml:space="preserve"> m</w:t>
            </w:r>
            <w:r>
              <w:rPr>
                <w:rFonts w:ascii="Calibri" w:hAnsi="Calibri" w:cs="Calibri"/>
                <w:color w:val="777777"/>
                <w:sz w:val="21"/>
                <w:szCs w:val="21"/>
              </w:rPr>
              <w:t>ắ</w:t>
            </w:r>
            <w:r>
              <w:rPr>
                <w:rFonts w:ascii="Lato" w:hAnsi="Lato"/>
                <w:color w:val="777777"/>
                <w:sz w:val="21"/>
                <w:szCs w:val="21"/>
              </w:rPr>
              <w:t>t th</w:t>
            </w:r>
            <w:r>
              <w:rPr>
                <w:rFonts w:ascii="Lato" w:hAnsi="Lato" w:cs="Lato"/>
                <w:color w:val="777777"/>
                <w:sz w:val="21"/>
                <w:szCs w:val="21"/>
              </w:rPr>
              <w:t>ì</w:t>
            </w:r>
            <w:r>
              <w:rPr>
                <w:rFonts w:ascii="Lato" w:hAnsi="Lato"/>
                <w:color w:val="777777"/>
                <w:sz w:val="21"/>
                <w:szCs w:val="21"/>
              </w:rPr>
              <w:t xml:space="preserve"> h</w:t>
            </w:r>
            <w:r>
              <w:rPr>
                <w:rFonts w:ascii="Lato" w:hAnsi="Lato" w:cs="Lato"/>
                <w:color w:val="777777"/>
                <w:sz w:val="21"/>
                <w:szCs w:val="21"/>
              </w:rPr>
              <w:t>ã</w:t>
            </w:r>
            <w:r>
              <w:rPr>
                <w:rFonts w:ascii="Lato" w:hAnsi="Lato"/>
                <w:color w:val="777777"/>
                <w:sz w:val="21"/>
                <w:szCs w:val="21"/>
              </w:rPr>
              <w:t>y ch</w:t>
            </w:r>
            <w:r>
              <w:rPr>
                <w:rFonts w:ascii="Calibri" w:hAnsi="Calibri" w:cs="Calibri"/>
                <w:color w:val="777777"/>
                <w:sz w:val="21"/>
                <w:szCs w:val="21"/>
              </w:rPr>
              <w:t>ọ</w:t>
            </w:r>
            <w:r>
              <w:rPr>
                <w:rFonts w:ascii="Lato" w:hAnsi="Lato"/>
                <w:color w:val="777777"/>
                <w:sz w:val="21"/>
                <w:szCs w:val="21"/>
              </w:rPr>
              <w:t>n nh</w:t>
            </w:r>
            <w:r>
              <w:rPr>
                <w:rFonts w:ascii="Calibri" w:hAnsi="Calibri" w:cs="Calibri"/>
                <w:color w:val="777777"/>
                <w:sz w:val="21"/>
                <w:szCs w:val="21"/>
              </w:rPr>
              <w:t>ữ</w:t>
            </w:r>
            <w:r>
              <w:rPr>
                <w:rFonts w:ascii="Lato" w:hAnsi="Lato"/>
                <w:color w:val="777777"/>
                <w:sz w:val="21"/>
                <w:szCs w:val="21"/>
              </w:rPr>
              <w:t>ng lo</w:t>
            </w:r>
            <w:r>
              <w:rPr>
                <w:rFonts w:ascii="Calibri" w:hAnsi="Calibri" w:cs="Calibri"/>
                <w:color w:val="777777"/>
                <w:sz w:val="21"/>
                <w:szCs w:val="21"/>
              </w:rPr>
              <w:t>ạ</w:t>
            </w:r>
            <w:r>
              <w:rPr>
                <w:rFonts w:ascii="Lato" w:hAnsi="Lato"/>
                <w:color w:val="777777"/>
                <w:sz w:val="21"/>
                <w:szCs w:val="21"/>
              </w:rPr>
              <w:t>i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s</w:t>
            </w:r>
            <w:r>
              <w:rPr>
                <w:rFonts w:ascii="Calibri" w:hAnsi="Calibri" w:cs="Calibri"/>
                <w:color w:val="777777"/>
                <w:sz w:val="21"/>
                <w:szCs w:val="21"/>
              </w:rPr>
              <w:t>ử</w:t>
            </w:r>
            <w:r>
              <w:rPr>
                <w:rFonts w:ascii="Lato" w:hAnsi="Lato"/>
                <w:color w:val="777777"/>
                <w:sz w:val="21"/>
                <w:szCs w:val="21"/>
              </w:rPr>
              <w:t xml:space="preserve"> d</w:t>
            </w:r>
            <w:r>
              <w:rPr>
                <w:rFonts w:ascii="Calibri" w:hAnsi="Calibri" w:cs="Calibri"/>
                <w:color w:val="777777"/>
                <w:sz w:val="21"/>
                <w:szCs w:val="21"/>
              </w:rPr>
              <w:t>ụ</w:t>
            </w:r>
            <w:r>
              <w:rPr>
                <w:rFonts w:ascii="Lato" w:hAnsi="Lato"/>
                <w:color w:val="777777"/>
                <w:sz w:val="21"/>
                <w:szCs w:val="21"/>
              </w:rPr>
              <w:t>ng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c</w:t>
            </w:r>
            <w:r>
              <w:rPr>
                <w:rFonts w:ascii="Lato" w:hAnsi="Lato" w:cs="Lato"/>
                <w:color w:val="777777"/>
                <w:sz w:val="21"/>
                <w:szCs w:val="21"/>
              </w:rPr>
              <w:t>ó</w:t>
            </w:r>
            <w:r>
              <w:rPr>
                <w:rFonts w:ascii="Lato" w:hAnsi="Lato"/>
                <w:color w:val="777777"/>
                <w:sz w:val="21"/>
                <w:szCs w:val="21"/>
              </w:rPr>
              <w:t xml:space="preserve"> chi</w:t>
            </w:r>
            <w:r>
              <w:rPr>
                <w:rFonts w:ascii="Calibri" w:hAnsi="Calibri" w:cs="Calibri"/>
                <w:color w:val="777777"/>
                <w:sz w:val="21"/>
                <w:szCs w:val="21"/>
              </w:rPr>
              <w:t>ế</w:t>
            </w:r>
            <w:r>
              <w:rPr>
                <w:rFonts w:ascii="Lato" w:hAnsi="Lato"/>
                <w:color w:val="777777"/>
                <w:sz w:val="21"/>
                <w:szCs w:val="21"/>
              </w:rPr>
              <w:t>t su</w:t>
            </w:r>
            <w:r>
              <w:rPr>
                <w:rFonts w:ascii="Calibri" w:hAnsi="Calibri" w:cs="Calibri"/>
                <w:color w:val="777777"/>
                <w:sz w:val="21"/>
                <w:szCs w:val="21"/>
              </w:rPr>
              <w:t>ấ</w:t>
            </w:r>
            <w:r>
              <w:rPr>
                <w:rFonts w:ascii="Lato" w:hAnsi="Lato"/>
                <w:color w:val="777777"/>
                <w:sz w:val="21"/>
                <w:szCs w:val="21"/>
              </w:rPr>
              <w:t>t cao, kh</w:t>
            </w:r>
            <w:r>
              <w:rPr>
                <w:rFonts w:ascii="Lato" w:hAnsi="Lato" w:cs="Lato"/>
                <w:color w:val="777777"/>
                <w:sz w:val="21"/>
                <w:szCs w:val="21"/>
              </w:rPr>
              <w:t>ô</w:t>
            </w:r>
            <w:r>
              <w:rPr>
                <w:rFonts w:ascii="Lato" w:hAnsi="Lato"/>
                <w:color w:val="777777"/>
                <w:sz w:val="21"/>
                <w:szCs w:val="21"/>
              </w:rPr>
              <w:t>ng l</w:t>
            </w:r>
            <w:r>
              <w:rPr>
                <w:rFonts w:ascii="Lato" w:hAnsi="Lato" w:cs="Lato"/>
                <w:color w:val="777777"/>
                <w:sz w:val="21"/>
                <w:szCs w:val="21"/>
              </w:rPr>
              <w:t>à</w:t>
            </w:r>
            <w:r>
              <w:rPr>
                <w:rFonts w:ascii="Lato" w:hAnsi="Lato"/>
                <w:color w:val="777777"/>
                <w:sz w:val="21"/>
                <w:szCs w:val="21"/>
              </w:rPr>
              <w:t>m sai l</w:t>
            </w:r>
            <w:r>
              <w:rPr>
                <w:rFonts w:ascii="Calibri" w:hAnsi="Calibri" w:cs="Calibri"/>
                <w:color w:val="777777"/>
                <w:sz w:val="21"/>
                <w:szCs w:val="21"/>
              </w:rPr>
              <w:t>ệ</w:t>
            </w:r>
            <w:r>
              <w:rPr>
                <w:rFonts w:ascii="Lato" w:hAnsi="Lato"/>
                <w:color w:val="777777"/>
                <w:sz w:val="21"/>
                <w:szCs w:val="21"/>
              </w:rPr>
              <w:t>ch h</w:t>
            </w:r>
            <w:r>
              <w:rPr>
                <w:rFonts w:ascii="Lato" w:hAnsi="Lato" w:cs="Lato"/>
                <w:color w:val="777777"/>
                <w:sz w:val="21"/>
                <w:szCs w:val="21"/>
              </w:rPr>
              <w:t>ì</w:t>
            </w:r>
            <w:r>
              <w:rPr>
                <w:rFonts w:ascii="Lato" w:hAnsi="Lato"/>
                <w:color w:val="777777"/>
                <w:sz w:val="21"/>
                <w:szCs w:val="21"/>
              </w:rPr>
              <w:t xml:space="preserve">nh </w:t>
            </w:r>
            <w:r>
              <w:rPr>
                <w:rFonts w:ascii="Calibri" w:hAnsi="Calibri" w:cs="Calibri"/>
                <w:color w:val="777777"/>
                <w:sz w:val="21"/>
                <w:szCs w:val="21"/>
              </w:rPr>
              <w:t>ả</w:t>
            </w:r>
            <w:r>
              <w:rPr>
                <w:rFonts w:ascii="Lato" w:hAnsi="Lato"/>
                <w:color w:val="777777"/>
                <w:sz w:val="21"/>
                <w:szCs w:val="21"/>
              </w:rPr>
              <w:t>nh, m</w:t>
            </w:r>
            <w:r>
              <w:rPr>
                <w:rFonts w:ascii="Lato" w:hAnsi="Lato" w:cs="Lato"/>
                <w:color w:val="777777"/>
                <w:sz w:val="21"/>
                <w:szCs w:val="21"/>
              </w:rPr>
              <w:t>à</w:t>
            </w:r>
            <w:r>
              <w:rPr>
                <w:rFonts w:ascii="Lato" w:hAnsi="Lato"/>
                <w:color w:val="777777"/>
                <w:sz w:val="21"/>
                <w:szCs w:val="21"/>
              </w:rPr>
              <w:t>u s</w:t>
            </w:r>
            <w:r>
              <w:rPr>
                <w:rFonts w:ascii="Calibri" w:hAnsi="Calibri" w:cs="Calibri"/>
                <w:color w:val="777777"/>
                <w:sz w:val="21"/>
                <w:szCs w:val="21"/>
              </w:rPr>
              <w:t>ắ</w:t>
            </w:r>
            <w:r>
              <w:rPr>
                <w:rFonts w:ascii="Lato" w:hAnsi="Lato"/>
                <w:color w:val="777777"/>
                <w:sz w:val="21"/>
                <w:szCs w:val="21"/>
              </w:rPr>
              <w:t>c v</w:t>
            </w:r>
            <w:r>
              <w:rPr>
                <w:rFonts w:ascii="Lato" w:hAnsi="Lato" w:cs="Lato"/>
                <w:color w:val="777777"/>
                <w:sz w:val="21"/>
                <w:szCs w:val="21"/>
              </w:rPr>
              <w:t>à</w:t>
            </w:r>
            <w:r>
              <w:rPr>
                <w:rFonts w:ascii="Lato" w:hAnsi="Lato"/>
                <w:color w:val="777777"/>
                <w:sz w:val="21"/>
                <w:szCs w:val="21"/>
              </w:rPr>
              <w:t xml:space="preserve"> kh</w:t>
            </w:r>
            <w:r>
              <w:rPr>
                <w:rFonts w:ascii="Lato" w:hAnsi="Lato" w:cs="Lato"/>
                <w:color w:val="777777"/>
                <w:sz w:val="21"/>
                <w:szCs w:val="21"/>
              </w:rPr>
              <w:t>ô</w:t>
            </w:r>
            <w:r>
              <w:rPr>
                <w:rFonts w:ascii="Lato" w:hAnsi="Lato"/>
                <w:color w:val="777777"/>
                <w:sz w:val="21"/>
                <w:szCs w:val="21"/>
              </w:rPr>
              <w:t>ng gây h</w:t>
            </w:r>
            <w:r>
              <w:rPr>
                <w:rFonts w:ascii="Calibri" w:hAnsi="Calibri" w:cs="Calibri"/>
                <w:color w:val="777777"/>
                <w:sz w:val="21"/>
                <w:szCs w:val="21"/>
              </w:rPr>
              <w:t>ạ</w:t>
            </w:r>
            <w:r>
              <w:rPr>
                <w:rFonts w:ascii="Lato" w:hAnsi="Lato"/>
                <w:color w:val="777777"/>
                <w:sz w:val="21"/>
                <w:szCs w:val="21"/>
              </w:rPr>
              <w:t>i cho m</w:t>
            </w:r>
            <w:r>
              <w:rPr>
                <w:rFonts w:ascii="Calibri" w:hAnsi="Calibri" w:cs="Calibri"/>
                <w:color w:val="777777"/>
                <w:sz w:val="21"/>
                <w:szCs w:val="21"/>
              </w:rPr>
              <w:t>ắ</w:t>
            </w:r>
            <w:r>
              <w:rPr>
                <w:rFonts w:ascii="Lato" w:hAnsi="Lato"/>
                <w:color w:val="777777"/>
                <w:sz w:val="21"/>
                <w:szCs w:val="21"/>
              </w:rPr>
              <w:t>t. C</w:t>
            </w:r>
            <w:r>
              <w:rPr>
                <w:rFonts w:ascii="Lato" w:hAnsi="Lato" w:cs="Lato"/>
                <w:color w:val="777777"/>
                <w:sz w:val="21"/>
                <w:szCs w:val="21"/>
              </w:rPr>
              <w:t>á</w:t>
            </w:r>
            <w:r>
              <w:rPr>
                <w:rFonts w:ascii="Lato" w:hAnsi="Lato"/>
                <w:color w:val="777777"/>
                <w:sz w:val="21"/>
                <w:szCs w:val="21"/>
              </w:rPr>
              <w:t>c v</w:t>
            </w:r>
            <w:r>
              <w:rPr>
                <w:rFonts w:ascii="Calibri" w:hAnsi="Calibri" w:cs="Calibri"/>
                <w:color w:val="777777"/>
                <w:sz w:val="21"/>
                <w:szCs w:val="21"/>
              </w:rPr>
              <w:t>ậ</w:t>
            </w:r>
            <w:r>
              <w:rPr>
                <w:rFonts w:ascii="Lato" w:hAnsi="Lato"/>
                <w:color w:val="777777"/>
                <w:sz w:val="21"/>
                <w:szCs w:val="21"/>
              </w:rPr>
              <w:t>t li</w:t>
            </w:r>
            <w:r>
              <w:rPr>
                <w:rFonts w:ascii="Calibri" w:hAnsi="Calibri" w:cs="Calibri"/>
                <w:color w:val="777777"/>
                <w:sz w:val="21"/>
                <w:szCs w:val="21"/>
              </w:rPr>
              <w:t>ệ</w:t>
            </w:r>
            <w:r>
              <w:rPr>
                <w:rFonts w:ascii="Lato" w:hAnsi="Lato"/>
                <w:color w:val="777777"/>
                <w:sz w:val="21"/>
                <w:szCs w:val="21"/>
              </w:rPr>
              <w:t>u l</w:t>
            </w:r>
            <w:r>
              <w:rPr>
                <w:rFonts w:ascii="Lato" w:hAnsi="Lato" w:cs="Lato"/>
                <w:color w:val="777777"/>
                <w:sz w:val="21"/>
                <w:szCs w:val="21"/>
              </w:rPr>
              <w:t>à</w:t>
            </w:r>
            <w:r>
              <w:rPr>
                <w:rFonts w:ascii="Lato" w:hAnsi="Lato"/>
                <w:color w:val="777777"/>
                <w:sz w:val="21"/>
                <w:szCs w:val="21"/>
              </w:rPr>
              <w:t>m tr</w:t>
            </w:r>
            <w:r>
              <w:rPr>
                <w:rFonts w:ascii="Lato" w:hAnsi="Lato" w:cs="Lato"/>
                <w:color w:val="777777"/>
                <w:sz w:val="21"/>
                <w:szCs w:val="21"/>
              </w:rPr>
              <w:t>ò</w:t>
            </w:r>
            <w:r>
              <w:rPr>
                <w:rFonts w:ascii="Lato" w:hAnsi="Lato"/>
                <w:color w:val="777777"/>
                <w:sz w:val="21"/>
                <w:szCs w:val="21"/>
              </w:rPr>
              <w:t>ng k</w:t>
            </w:r>
            <w:r>
              <w:rPr>
                <w:rFonts w:ascii="Lato" w:hAnsi="Lato" w:cs="Lato"/>
                <w:color w:val="777777"/>
                <w:sz w:val="21"/>
                <w:szCs w:val="21"/>
              </w:rPr>
              <w:t>í</w:t>
            </w:r>
            <w:r>
              <w:rPr>
                <w:rFonts w:ascii="Lato" w:hAnsi="Lato"/>
                <w:color w:val="777777"/>
                <w:sz w:val="21"/>
                <w:szCs w:val="21"/>
              </w:rPr>
              <w:t>nh kh</w:t>
            </w:r>
            <w:r>
              <w:rPr>
                <w:rFonts w:ascii="Lato" w:hAnsi="Lato" w:cs="Lato"/>
                <w:color w:val="777777"/>
                <w:sz w:val="21"/>
                <w:szCs w:val="21"/>
              </w:rPr>
              <w:t>ô</w:t>
            </w:r>
            <w:r>
              <w:rPr>
                <w:rFonts w:ascii="Lato" w:hAnsi="Lato"/>
                <w:color w:val="777777"/>
                <w:sz w:val="21"/>
                <w:szCs w:val="21"/>
              </w:rPr>
              <w:t xml:space="preserve">ng </w:t>
            </w:r>
            <w:r>
              <w:rPr>
                <w:rFonts w:ascii="Calibri" w:hAnsi="Calibri" w:cs="Calibri"/>
                <w:color w:val="777777"/>
                <w:sz w:val="21"/>
                <w:szCs w:val="21"/>
              </w:rPr>
              <w:t>độ</w:t>
            </w:r>
            <w:r>
              <w:rPr>
                <w:rFonts w:ascii="Lato" w:hAnsi="Lato"/>
                <w:color w:val="777777"/>
                <w:sz w:val="21"/>
                <w:szCs w:val="21"/>
              </w:rPr>
              <w:t xml:space="preserve"> t</w:t>
            </w:r>
            <w:r>
              <w:rPr>
                <w:rFonts w:ascii="Calibri" w:hAnsi="Calibri" w:cs="Calibri"/>
                <w:color w:val="777777"/>
                <w:sz w:val="21"/>
                <w:szCs w:val="21"/>
              </w:rPr>
              <w:t>ố</w:t>
            </w:r>
            <w:r>
              <w:rPr>
                <w:rFonts w:ascii="Lato" w:hAnsi="Lato"/>
                <w:color w:val="777777"/>
                <w:sz w:val="21"/>
                <w:szCs w:val="21"/>
              </w:rPr>
              <w:t>t c</w:t>
            </w:r>
            <w:r>
              <w:rPr>
                <w:rFonts w:ascii="Lato" w:hAnsi="Lato" w:cs="Lato"/>
                <w:color w:val="777777"/>
                <w:sz w:val="21"/>
                <w:szCs w:val="21"/>
              </w:rPr>
              <w:t>ó</w:t>
            </w:r>
            <w:r>
              <w:rPr>
                <w:rFonts w:ascii="Lato" w:hAnsi="Lato"/>
                <w:color w:val="777777"/>
                <w:sz w:val="21"/>
                <w:szCs w:val="21"/>
              </w:rPr>
              <w:t xml:space="preserve"> th</w:t>
            </w:r>
            <w:r>
              <w:rPr>
                <w:rFonts w:ascii="Calibri" w:hAnsi="Calibri" w:cs="Calibri"/>
                <w:color w:val="777777"/>
                <w:sz w:val="21"/>
                <w:szCs w:val="21"/>
              </w:rPr>
              <w:t>ể</w:t>
            </w:r>
            <w:r>
              <w:rPr>
                <w:rFonts w:ascii="Lato" w:hAnsi="Lato"/>
                <w:color w:val="777777"/>
                <w:sz w:val="21"/>
                <w:szCs w:val="21"/>
              </w:rPr>
              <w:t xml:space="preserve"> k</w:t>
            </w:r>
            <w:r>
              <w:rPr>
                <w:rFonts w:ascii="Calibri" w:hAnsi="Calibri" w:cs="Calibri"/>
                <w:color w:val="777777"/>
                <w:sz w:val="21"/>
                <w:szCs w:val="21"/>
              </w:rPr>
              <w:t>ể</w:t>
            </w:r>
            <w:r>
              <w:rPr>
                <w:rFonts w:ascii="Lato" w:hAnsi="Lato"/>
                <w:color w:val="777777"/>
                <w:sz w:val="21"/>
                <w:szCs w:val="21"/>
              </w:rPr>
              <w:t xml:space="preserve"> </w:t>
            </w:r>
            <w:r>
              <w:rPr>
                <w:rFonts w:ascii="Calibri" w:hAnsi="Calibri" w:cs="Calibri"/>
                <w:color w:val="777777"/>
                <w:sz w:val="21"/>
                <w:szCs w:val="21"/>
              </w:rPr>
              <w:t>đế</w:t>
            </w:r>
            <w:r>
              <w:rPr>
                <w:rFonts w:ascii="Lato" w:hAnsi="Lato"/>
                <w:color w:val="777777"/>
                <w:sz w:val="21"/>
                <w:szCs w:val="21"/>
              </w:rPr>
              <w:t>n CR39 v</w:t>
            </w:r>
            <w:r>
              <w:rPr>
                <w:rFonts w:ascii="Lato" w:hAnsi="Lato" w:cs="Lato"/>
                <w:color w:val="777777"/>
                <w:sz w:val="21"/>
                <w:szCs w:val="21"/>
              </w:rPr>
              <w:t>à</w:t>
            </w:r>
            <w:r>
              <w:rPr>
                <w:rFonts w:ascii="Lato" w:hAnsi="Lato"/>
                <w:color w:val="777777"/>
                <w:sz w:val="21"/>
                <w:szCs w:val="21"/>
              </w:rPr>
              <w:t xml:space="preserve"> nh</w:t>
            </w:r>
            <w:r>
              <w:rPr>
                <w:rFonts w:ascii="Calibri" w:hAnsi="Calibri" w:cs="Calibri"/>
                <w:color w:val="777777"/>
                <w:sz w:val="21"/>
                <w:szCs w:val="21"/>
              </w:rPr>
              <w:t>ự</w:t>
            </w:r>
            <w:r>
              <w:rPr>
                <w:rFonts w:ascii="Lato" w:hAnsi="Lato"/>
                <w:color w:val="777777"/>
                <w:sz w:val="21"/>
                <w:szCs w:val="21"/>
              </w:rPr>
              <w:t>a Polycarbonate.</w:t>
            </w:r>
          </w:p>
          <w:p w14:paraId="73D73C6A" w14:textId="0728D44A" w:rsidR="002E44B0" w:rsidRDefault="002E44B0" w:rsidP="00360364"/>
        </w:tc>
      </w:tr>
      <w:tr w:rsidR="00360364" w14:paraId="4C051D04" w14:textId="77777777" w:rsidTr="001D5C59">
        <w:tc>
          <w:tcPr>
            <w:tcW w:w="4675" w:type="dxa"/>
          </w:tcPr>
          <w:p w14:paraId="23742F07" w14:textId="2CE1447C" w:rsidR="001D5C59" w:rsidRDefault="002E44B0" w:rsidP="00360364">
            <w:r>
              <w:lastRenderedPageBreak/>
              <w:t>58.</w:t>
            </w:r>
            <w:r w:rsidR="00176E56">
              <w:t xml:space="preserve"> Clip on 2 lớp</w:t>
            </w:r>
          </w:p>
          <w:p w14:paraId="590D079C" w14:textId="4C5D018B" w:rsidR="00176E56" w:rsidRDefault="00176E56" w:rsidP="00360364">
            <w:r>
              <w:t>C2 đen nhám</w:t>
            </w:r>
          </w:p>
          <w:p w14:paraId="27111FF1" w14:textId="3062B155" w:rsidR="00176E56" w:rsidRDefault="00176E56" w:rsidP="00360364">
            <w:r>
              <w:rPr>
                <w:noProof/>
              </w:rPr>
              <w:drawing>
                <wp:inline distT="0" distB="0" distL="0" distR="0" wp14:anchorId="5539CC0A" wp14:editId="01344EA3">
                  <wp:extent cx="1600200" cy="1600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600600" cy="1600600"/>
                          </a:xfrm>
                          <a:prstGeom prst="rect">
                            <a:avLst/>
                          </a:prstGeom>
                        </pic:spPr>
                      </pic:pic>
                    </a:graphicData>
                  </a:graphic>
                </wp:inline>
              </w:drawing>
            </w:r>
          </w:p>
          <w:p w14:paraId="5D5F8F28" w14:textId="24969CBE" w:rsidR="002E44B0" w:rsidRDefault="002E44B0" w:rsidP="00360364"/>
        </w:tc>
        <w:tc>
          <w:tcPr>
            <w:tcW w:w="4675" w:type="dxa"/>
          </w:tcPr>
          <w:p w14:paraId="32ADC704" w14:textId="3318C5C1" w:rsidR="00176E56" w:rsidRDefault="00176E56" w:rsidP="00360364">
            <w:r>
              <w:t xml:space="preserve">Kính Râm Cận TR90 Clip </w:t>
            </w:r>
            <w:proofErr w:type="gramStart"/>
            <w:r>
              <w:t>On</w:t>
            </w:r>
            <w:proofErr w:type="gramEnd"/>
            <w:r>
              <w:t xml:space="preserve"> Phân Cực Polarized 2 Trong 1 Bộ 5 Kẹp Cao Cấp 12149</w:t>
            </w:r>
          </w:p>
          <w:p w14:paraId="586745CB" w14:textId="5FBB42D5" w:rsidR="00176E56" w:rsidRDefault="00176E56" w:rsidP="00360364">
            <w:pPr>
              <w:rPr>
                <w:rStyle w:val="productpricemain"/>
                <w:rFonts w:ascii="Segoe UI" w:hAnsi="Segoe UI" w:cs="Segoe UI"/>
                <w:b/>
                <w:bCs/>
                <w:color w:val="FF3300"/>
                <w:sz w:val="27"/>
                <w:szCs w:val="27"/>
                <w:shd w:val="clear" w:color="auto" w:fill="FFFFFF"/>
              </w:rPr>
            </w:pPr>
            <w:r>
              <w:t xml:space="preserve">Giá: </w:t>
            </w:r>
            <w:del w:id="17" w:author="Unknown">
              <w:r>
                <w:rPr>
                  <w:rFonts w:ascii="Segoe UI" w:hAnsi="Segoe UI" w:cs="Segoe UI"/>
                  <w:color w:val="777A7B"/>
                  <w:sz w:val="21"/>
                  <w:szCs w:val="21"/>
                  <w:shd w:val="clear" w:color="auto" w:fill="FFFFFF"/>
                </w:rPr>
                <w:delText>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p>
          <w:p w14:paraId="2DFFC284" w14:textId="3CD2E294" w:rsidR="00176E56" w:rsidRDefault="00176E5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618569A0"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5631FC43"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Mã sp: 12149</w:t>
            </w:r>
          </w:p>
          <w:p w14:paraId="56A767B6"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Chất liệu: TR </w:t>
            </w:r>
          </w:p>
          <w:p w14:paraId="6F4294FE"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Size: 54-16-145mm</w:t>
            </w:r>
          </w:p>
          <w:p w14:paraId="685AD958"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Bảo hành 12 tháng.</w:t>
            </w:r>
          </w:p>
          <w:p w14:paraId="0050F597"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3CEA558E" w14:textId="77777777" w:rsidR="00176E56" w:rsidRDefault="00176E56"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04E10F2B"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490F99AC"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lastRenderedPageBreak/>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76872609"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014B0E6D" w14:textId="77777777" w:rsidR="00176E56" w:rsidRDefault="00176E56" w:rsidP="00360364"/>
          <w:p w14:paraId="3603D4BD" w14:textId="77777777" w:rsidR="001D5C59" w:rsidRDefault="001D5C59" w:rsidP="00360364"/>
        </w:tc>
      </w:tr>
      <w:tr w:rsidR="00360364" w14:paraId="0029B976" w14:textId="77777777" w:rsidTr="001D5C59">
        <w:tc>
          <w:tcPr>
            <w:tcW w:w="4675" w:type="dxa"/>
          </w:tcPr>
          <w:p w14:paraId="54116DAE" w14:textId="312CAD59" w:rsidR="001D5C59" w:rsidRDefault="00176E56" w:rsidP="00360364">
            <w:r>
              <w:lastRenderedPageBreak/>
              <w:t>59.</w:t>
            </w:r>
            <w:r w:rsidR="002B64DC">
              <w:t xml:space="preserve"> </w:t>
            </w:r>
            <w:r w:rsidR="002B64DC">
              <w:t>Clip on 2 lớp</w:t>
            </w:r>
          </w:p>
          <w:p w14:paraId="26D23E93" w14:textId="77777777" w:rsidR="00176E56" w:rsidRDefault="00176E56" w:rsidP="00360364">
            <w:r>
              <w:t>C1 Đen</w:t>
            </w:r>
          </w:p>
          <w:p w14:paraId="7B3711CB" w14:textId="16BBE152" w:rsidR="00176E56" w:rsidRDefault="00176E56" w:rsidP="00360364">
            <w:r>
              <w:rPr>
                <w:noProof/>
              </w:rPr>
              <w:drawing>
                <wp:inline distT="0" distB="0" distL="0" distR="0" wp14:anchorId="40BFD4A4" wp14:editId="13FEAAA9">
                  <wp:extent cx="1769534" cy="1769534"/>
                  <wp:effectExtent l="0" t="0" r="254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770759" cy="1770759"/>
                          </a:xfrm>
                          <a:prstGeom prst="rect">
                            <a:avLst/>
                          </a:prstGeom>
                        </pic:spPr>
                      </pic:pic>
                    </a:graphicData>
                  </a:graphic>
                </wp:inline>
              </w:drawing>
            </w:r>
          </w:p>
        </w:tc>
        <w:tc>
          <w:tcPr>
            <w:tcW w:w="4675" w:type="dxa"/>
          </w:tcPr>
          <w:p w14:paraId="372723B6" w14:textId="77777777" w:rsidR="00176E56" w:rsidRDefault="00176E56" w:rsidP="00360364">
            <w:r>
              <w:t xml:space="preserve">Kính Râm Cận Tròn TR90 Clip </w:t>
            </w:r>
            <w:proofErr w:type="gramStart"/>
            <w:r>
              <w:t>On</w:t>
            </w:r>
            <w:proofErr w:type="gramEnd"/>
            <w:r>
              <w:t xml:space="preserve"> Phân Cực Polarized 2 Trong 1 TJ2186</w:t>
            </w:r>
          </w:p>
          <w:p w14:paraId="7EF7D79E" w14:textId="5A34CCCD" w:rsidR="001D5C59" w:rsidRDefault="00176E56" w:rsidP="00360364">
            <w:pPr>
              <w:rPr>
                <w:rStyle w:val="productpricemain"/>
                <w:rFonts w:ascii="Segoe UI" w:hAnsi="Segoe UI" w:cs="Segoe UI"/>
                <w:b/>
                <w:bCs/>
                <w:color w:val="FF3300"/>
                <w:sz w:val="27"/>
                <w:szCs w:val="27"/>
                <w:shd w:val="clear" w:color="auto" w:fill="FFFFFF"/>
              </w:rPr>
            </w:pPr>
            <w:r>
              <w:t xml:space="preserve">Giá: </w:t>
            </w:r>
            <w:del w:id="18" w:author="Unknown">
              <w:r>
                <w:rPr>
                  <w:rFonts w:ascii="Segoe UI" w:hAnsi="Segoe UI" w:cs="Segoe UI"/>
                  <w:color w:val="777A7B"/>
                  <w:sz w:val="21"/>
                  <w:szCs w:val="21"/>
                  <w:shd w:val="clear" w:color="auto" w:fill="FFFFFF"/>
                </w:rPr>
                <w:delText>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400,000</w:t>
            </w:r>
          </w:p>
          <w:p w14:paraId="36A1B668" w14:textId="633BF52E" w:rsidR="00407C57" w:rsidRDefault="00407C57" w:rsidP="00360364">
            <w:pPr>
              <w:rPr>
                <w:rStyle w:val="productpricemain"/>
                <w:rFonts w:ascii="Segoe UI" w:hAnsi="Segoe UI" w:cs="Segoe UI"/>
                <w:b/>
                <w:bCs/>
                <w:color w:val="FF3300"/>
                <w:sz w:val="27"/>
                <w:szCs w:val="27"/>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38936698"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09D3B50E"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Mã sp: TJ2186</w:t>
            </w:r>
          </w:p>
          <w:p w14:paraId="19D599C7"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Chất liệu: TR + hợp kim.</w:t>
            </w:r>
          </w:p>
          <w:p w14:paraId="327929E8"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Kẹp kính: Phân cực, chống chói, chống tia UV.</w:t>
            </w:r>
          </w:p>
          <w:p w14:paraId="6D496F1D"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Size: 54-19-145mm</w:t>
            </w:r>
          </w:p>
          <w:p w14:paraId="35389077"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Bảo hành 12 tháng.</w:t>
            </w:r>
          </w:p>
          <w:p w14:paraId="560AF27B"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Sản phẩm bao gồm: 1 gọng kính, 1 kẹp kính, 1 hộp đựng kính.</w:t>
            </w:r>
          </w:p>
          <w:p w14:paraId="7D053CEF" w14:textId="77777777" w:rsidR="00176E56" w:rsidRDefault="00176E56"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4CFF9E60"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056BA4F7"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lastRenderedPageBreak/>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0DA45447" w14:textId="77777777" w:rsidR="00176E56" w:rsidRDefault="00176E56"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0AB295CE" w14:textId="2577C61C" w:rsidR="00176E56" w:rsidRDefault="00176E56" w:rsidP="00360364"/>
        </w:tc>
      </w:tr>
      <w:tr w:rsidR="00360364" w14:paraId="0475FB2E" w14:textId="77777777" w:rsidTr="001D5C59">
        <w:tc>
          <w:tcPr>
            <w:tcW w:w="4675" w:type="dxa"/>
          </w:tcPr>
          <w:p w14:paraId="28912F9E" w14:textId="01613036" w:rsidR="001D5C59" w:rsidRDefault="00176E56" w:rsidP="00360364">
            <w:r>
              <w:lastRenderedPageBreak/>
              <w:t>60.</w:t>
            </w:r>
            <w:r w:rsidR="002B64DC">
              <w:t xml:space="preserve"> </w:t>
            </w:r>
            <w:r w:rsidR="002B64DC">
              <w:t>Clip on 2 lớp</w:t>
            </w:r>
          </w:p>
          <w:p w14:paraId="7D976D85" w14:textId="37F64216" w:rsidR="00176E56" w:rsidRDefault="00176E56" w:rsidP="00360364">
            <w:r>
              <w:t>C01-P97 Đen</w:t>
            </w:r>
          </w:p>
          <w:p w14:paraId="7D52199C" w14:textId="04E67744" w:rsidR="00176E56" w:rsidRDefault="00176E56" w:rsidP="00360364">
            <w:r>
              <w:rPr>
                <w:noProof/>
              </w:rPr>
              <w:drawing>
                <wp:inline distT="0" distB="0" distL="0" distR="0" wp14:anchorId="187A21CE" wp14:editId="33386F67">
                  <wp:extent cx="1854200" cy="1854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855249" cy="1855249"/>
                          </a:xfrm>
                          <a:prstGeom prst="rect">
                            <a:avLst/>
                          </a:prstGeom>
                        </pic:spPr>
                      </pic:pic>
                    </a:graphicData>
                  </a:graphic>
                </wp:inline>
              </w:drawing>
            </w:r>
          </w:p>
          <w:p w14:paraId="148F2CB9" w14:textId="77777777" w:rsidR="00176E56" w:rsidRDefault="00176E56" w:rsidP="00360364">
            <w:r>
              <w:t>C286-P120 Trong</w:t>
            </w:r>
          </w:p>
          <w:p w14:paraId="581E5D28" w14:textId="77777777" w:rsidR="00176E56" w:rsidRDefault="00176E56" w:rsidP="00360364">
            <w:r>
              <w:rPr>
                <w:noProof/>
              </w:rPr>
              <w:drawing>
                <wp:inline distT="0" distB="0" distL="0" distR="0" wp14:anchorId="487F634F" wp14:editId="668A7E90">
                  <wp:extent cx="1862666" cy="1862666"/>
                  <wp:effectExtent l="0" t="0" r="444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65687" cy="1865687"/>
                          </a:xfrm>
                          <a:prstGeom prst="rect">
                            <a:avLst/>
                          </a:prstGeom>
                        </pic:spPr>
                      </pic:pic>
                    </a:graphicData>
                  </a:graphic>
                </wp:inline>
              </w:drawing>
            </w:r>
          </w:p>
          <w:p w14:paraId="0E23EBE7" w14:textId="77777777" w:rsidR="00176E56" w:rsidRDefault="00176E56" w:rsidP="00360364">
            <w:r>
              <w:t>C286-P191 Hồng</w:t>
            </w:r>
          </w:p>
          <w:p w14:paraId="5BBC8B21" w14:textId="783DDF3E" w:rsidR="00176E56" w:rsidRDefault="00176E56" w:rsidP="00360364">
            <w:r>
              <w:rPr>
                <w:noProof/>
              </w:rPr>
              <w:lastRenderedPageBreak/>
              <w:drawing>
                <wp:inline distT="0" distB="0" distL="0" distR="0" wp14:anchorId="78AA53CB" wp14:editId="22014913">
                  <wp:extent cx="1811867" cy="181186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814406" cy="1814406"/>
                          </a:xfrm>
                          <a:prstGeom prst="rect">
                            <a:avLst/>
                          </a:prstGeom>
                        </pic:spPr>
                      </pic:pic>
                    </a:graphicData>
                  </a:graphic>
                </wp:inline>
              </w:drawing>
            </w:r>
          </w:p>
        </w:tc>
        <w:tc>
          <w:tcPr>
            <w:tcW w:w="4675" w:type="dxa"/>
          </w:tcPr>
          <w:p w14:paraId="3186A783" w14:textId="77777777" w:rsidR="00407C57" w:rsidRDefault="00407C57" w:rsidP="00360364">
            <w:r>
              <w:lastRenderedPageBreak/>
              <w:t>Kính Râm Cận Clip On 2 Trong 1 Baggio CG7703</w:t>
            </w:r>
          </w:p>
          <w:p w14:paraId="30E6D40C" w14:textId="77777777" w:rsidR="001D5C59" w:rsidRDefault="00407C57" w:rsidP="00360364">
            <w:pPr>
              <w:rPr>
                <w:rFonts w:ascii="Segoe UI" w:hAnsi="Segoe UI" w:cs="Segoe UI"/>
                <w:b/>
                <w:bCs/>
                <w:color w:val="FF3300"/>
                <w:sz w:val="27"/>
                <w:szCs w:val="27"/>
                <w:shd w:val="clear" w:color="auto" w:fill="FFFFFF"/>
              </w:rPr>
            </w:pPr>
            <w:r>
              <w:t xml:space="preserve">Giá: </w:t>
            </w:r>
            <w:r>
              <w:rPr>
                <w:rFonts w:ascii="Segoe UI" w:hAnsi="Segoe UI" w:cs="Segoe UI"/>
                <w:b/>
                <w:bCs/>
                <w:color w:val="FF3300"/>
                <w:sz w:val="27"/>
                <w:szCs w:val="27"/>
                <w:shd w:val="clear" w:color="auto" w:fill="FFFFFF"/>
              </w:rPr>
              <w:t>680,000</w:t>
            </w:r>
          </w:p>
          <w:p w14:paraId="7088CB49" w14:textId="77777777" w:rsidR="00407C57" w:rsidRDefault="00407C57"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Baggio</w:t>
            </w:r>
          </w:p>
          <w:p w14:paraId="0E33D594" w14:textId="77777777" w:rsidR="00407C57" w:rsidRDefault="00407C57" w:rsidP="00360364">
            <w:pPr>
              <w:rPr>
                <w:rFonts w:ascii="Segoe UI" w:hAnsi="Segoe UI" w:cs="Segoe UI"/>
                <w:color w:val="212529"/>
                <w:sz w:val="23"/>
                <w:szCs w:val="23"/>
              </w:rPr>
            </w:pPr>
            <w:r>
              <w:rPr>
                <w:rStyle w:val="Strong"/>
                <w:rFonts w:ascii="Segoe UI" w:hAnsi="Segoe UI" w:cs="Segoe UI"/>
                <w:color w:val="212529"/>
                <w:sz w:val="23"/>
                <w:szCs w:val="23"/>
              </w:rPr>
              <w:t>Thông tin sản phẩm:</w:t>
            </w:r>
          </w:p>
          <w:p w14:paraId="75954589"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Thương hiệu: Baggio</w:t>
            </w:r>
          </w:p>
          <w:p w14:paraId="7A999080"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Mã sp: CG7703</w:t>
            </w:r>
          </w:p>
          <w:p w14:paraId="704988E4"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Chất liệu khung: Nhựa TR</w:t>
            </w:r>
          </w:p>
          <w:p w14:paraId="50157F8C"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Chất liệu tròng: PC.</w:t>
            </w:r>
          </w:p>
          <w:p w14:paraId="63CB0D4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Bảo hành 12 tháng.</w:t>
            </w:r>
          </w:p>
          <w:p w14:paraId="7FC93A73"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Phân phối bởi C3T - c3toptic.com</w:t>
            </w:r>
          </w:p>
          <w:p w14:paraId="65D44FED"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Tính năng: Cắt ánh sáng xanh tím có hại, ngăn UV, hạn chế chói, giảm mỏi mắt.</w:t>
            </w:r>
          </w:p>
          <w:p w14:paraId="6B3251B8" w14:textId="307AC29D" w:rsidR="00407C57" w:rsidRDefault="00407C57" w:rsidP="00360364"/>
        </w:tc>
      </w:tr>
      <w:tr w:rsidR="00360364" w14:paraId="3C951270" w14:textId="77777777" w:rsidTr="001D5C59">
        <w:tc>
          <w:tcPr>
            <w:tcW w:w="4675" w:type="dxa"/>
          </w:tcPr>
          <w:p w14:paraId="7DC3F577" w14:textId="2F170707" w:rsidR="001D5C59" w:rsidRDefault="00407C57" w:rsidP="00360364">
            <w:r>
              <w:t>61.</w:t>
            </w:r>
            <w:r w:rsidR="002B64DC">
              <w:t xml:space="preserve"> </w:t>
            </w:r>
            <w:r w:rsidR="002B64DC">
              <w:t>Clip on 2 lớp</w:t>
            </w:r>
          </w:p>
          <w:p w14:paraId="280E90C1" w14:textId="77777777" w:rsidR="00407C57" w:rsidRDefault="00407C57" w:rsidP="00360364">
            <w:r>
              <w:t>C2 Đen Nhám</w:t>
            </w:r>
          </w:p>
          <w:p w14:paraId="3D31C696" w14:textId="50720247" w:rsidR="00407C57" w:rsidRDefault="00407C57" w:rsidP="00360364">
            <w:r>
              <w:rPr>
                <w:noProof/>
              </w:rPr>
              <w:drawing>
                <wp:inline distT="0" distB="0" distL="0" distR="0" wp14:anchorId="40CE3C94" wp14:editId="65EF4D0D">
                  <wp:extent cx="1811867" cy="18118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13665" cy="1813665"/>
                          </a:xfrm>
                          <a:prstGeom prst="rect">
                            <a:avLst/>
                          </a:prstGeom>
                        </pic:spPr>
                      </pic:pic>
                    </a:graphicData>
                  </a:graphic>
                </wp:inline>
              </w:drawing>
            </w:r>
          </w:p>
        </w:tc>
        <w:tc>
          <w:tcPr>
            <w:tcW w:w="4675" w:type="dxa"/>
          </w:tcPr>
          <w:p w14:paraId="07ED51C9" w14:textId="77777777" w:rsidR="00407C57" w:rsidRDefault="00407C57" w:rsidP="00360364">
            <w:r>
              <w:t xml:space="preserve">Kính Thể Thao Râm Cận TR90 Clip </w:t>
            </w:r>
            <w:proofErr w:type="gramStart"/>
            <w:r>
              <w:t>On</w:t>
            </w:r>
            <w:proofErr w:type="gramEnd"/>
            <w:r>
              <w:t xml:space="preserve"> Phân Cực Polarized 2 Trong 1 Bộ 5 Kẹp Cao Cấp TR 2269</w:t>
            </w:r>
          </w:p>
          <w:p w14:paraId="407B652D" w14:textId="77777777" w:rsidR="001D5C59" w:rsidRDefault="00407C57" w:rsidP="00360364">
            <w:pPr>
              <w:rPr>
                <w:rStyle w:val="productpricemain"/>
                <w:rFonts w:ascii="Segoe UI" w:hAnsi="Segoe UI" w:cs="Segoe UI"/>
                <w:b/>
                <w:bCs/>
                <w:color w:val="FF3300"/>
                <w:sz w:val="27"/>
                <w:szCs w:val="27"/>
                <w:shd w:val="clear" w:color="auto" w:fill="FFFFFF"/>
              </w:rPr>
            </w:pPr>
            <w:r>
              <w:t xml:space="preserve">Giá: </w:t>
            </w:r>
            <w:del w:id="19" w:author="Unknown">
              <w:r>
                <w:rPr>
                  <w:rFonts w:ascii="Segoe UI" w:hAnsi="Segoe UI" w:cs="Segoe UI"/>
                  <w:color w:val="777A7B"/>
                  <w:sz w:val="21"/>
                  <w:szCs w:val="21"/>
                  <w:shd w:val="clear" w:color="auto" w:fill="FFFFFF"/>
                </w:rPr>
                <w:delText>600,000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p>
          <w:p w14:paraId="2712EF2F" w14:textId="77777777" w:rsidR="00407C57" w:rsidRDefault="00407C57"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38F9116A"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461DF27D"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Mã sp: TR2269</w:t>
            </w:r>
          </w:p>
          <w:p w14:paraId="05EC7D3B"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Chất liệu: TR+ Hợp kim</w:t>
            </w:r>
          </w:p>
          <w:p w14:paraId="5C8CEF6A"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Size: 58-20-150 mm</w:t>
            </w:r>
          </w:p>
          <w:p w14:paraId="25C98B14"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Bảo hành 12 tháng.</w:t>
            </w:r>
          </w:p>
          <w:p w14:paraId="3FE94260"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72A43AFB" w14:textId="77777777" w:rsidR="00407C57" w:rsidRDefault="00407C57"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2177B4C8"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085F316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46F7009A"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xml:space="preserve">Team cận thị không cần e ngại khi mùa hè đang đến gần nữa! Với HIROTO SNAP, bạn </w:t>
            </w:r>
            <w:r>
              <w:rPr>
                <w:rFonts w:ascii="Segoe UI" w:hAnsi="Segoe UI" w:cs="Segoe UI"/>
                <w:color w:val="212529"/>
                <w:sz w:val="23"/>
                <w:szCs w:val="23"/>
              </w:rPr>
              <w:lastRenderedPageBreak/>
              <w:t>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399C4F25" w14:textId="075A1CE3" w:rsidR="00407C57" w:rsidRDefault="00407C57" w:rsidP="00360364"/>
        </w:tc>
      </w:tr>
      <w:tr w:rsidR="00360364" w14:paraId="62268530" w14:textId="77777777" w:rsidTr="001D5C59">
        <w:tc>
          <w:tcPr>
            <w:tcW w:w="4675" w:type="dxa"/>
          </w:tcPr>
          <w:p w14:paraId="0C6044A9" w14:textId="31BDDC03" w:rsidR="001D5C59" w:rsidRDefault="00407C57" w:rsidP="00360364">
            <w:r>
              <w:lastRenderedPageBreak/>
              <w:t>62.</w:t>
            </w:r>
            <w:r w:rsidR="002B64DC">
              <w:t xml:space="preserve"> </w:t>
            </w:r>
            <w:r w:rsidR="002B64DC">
              <w:t>Clip on 2 lớp</w:t>
            </w:r>
          </w:p>
          <w:p w14:paraId="3ABE98F2" w14:textId="77777777" w:rsidR="00407C57" w:rsidRDefault="00407C57" w:rsidP="00360364">
            <w:r>
              <w:t>Đen Bạc</w:t>
            </w:r>
          </w:p>
          <w:p w14:paraId="3DF11DEA" w14:textId="0063EA5F" w:rsidR="00407C57" w:rsidRDefault="00407C57" w:rsidP="00360364">
            <w:r>
              <w:rPr>
                <w:noProof/>
              </w:rPr>
              <w:drawing>
                <wp:inline distT="0" distB="0" distL="0" distR="0" wp14:anchorId="1422F942" wp14:editId="671476D8">
                  <wp:extent cx="2311400" cy="2311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314070" cy="2314070"/>
                          </a:xfrm>
                          <a:prstGeom prst="rect">
                            <a:avLst/>
                          </a:prstGeom>
                        </pic:spPr>
                      </pic:pic>
                    </a:graphicData>
                  </a:graphic>
                </wp:inline>
              </w:drawing>
            </w:r>
          </w:p>
        </w:tc>
        <w:tc>
          <w:tcPr>
            <w:tcW w:w="4675" w:type="dxa"/>
          </w:tcPr>
          <w:p w14:paraId="0E3C5FB2" w14:textId="72BAD9CA" w:rsidR="00407C57" w:rsidRDefault="00407C57" w:rsidP="00360364">
            <w:r>
              <w:t xml:space="preserve">Kính Râm Cận TR90 Clip </w:t>
            </w:r>
            <w:proofErr w:type="gramStart"/>
            <w:r>
              <w:t>On</w:t>
            </w:r>
            <w:proofErr w:type="gramEnd"/>
            <w:r>
              <w:t xml:space="preserve"> Phân Cực Polarized 2 Trong 1 Bộ 5 Kẹp Cao Cấp 2218T</w:t>
            </w:r>
          </w:p>
          <w:p w14:paraId="054215CB" w14:textId="6AACB8FC" w:rsidR="00407C57" w:rsidRDefault="00407C57" w:rsidP="00360364">
            <w:pPr>
              <w:rPr>
                <w:rStyle w:val="productpricemain"/>
                <w:rFonts w:ascii="Segoe UI" w:hAnsi="Segoe UI" w:cs="Segoe UI"/>
                <w:b/>
                <w:bCs/>
                <w:color w:val="FF3300"/>
                <w:sz w:val="27"/>
                <w:szCs w:val="27"/>
                <w:shd w:val="clear" w:color="auto" w:fill="FFFFFF"/>
              </w:rPr>
            </w:pPr>
            <w:r>
              <w:t xml:space="preserve">Giá: </w:t>
            </w:r>
            <w:del w:id="20" w:author="Unknown">
              <w:r>
                <w:rPr>
                  <w:rFonts w:ascii="Segoe UI" w:hAnsi="Segoe UI" w:cs="Segoe UI"/>
                  <w:color w:val="777A7B"/>
                  <w:sz w:val="21"/>
                  <w:szCs w:val="21"/>
                  <w:shd w:val="clear" w:color="auto" w:fill="FFFFFF"/>
                </w:rPr>
                <w:delText>500,000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p>
          <w:p w14:paraId="7F4183B2" w14:textId="6303A816" w:rsidR="00407C57" w:rsidRDefault="00407C57" w:rsidP="00360364">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179B32E2"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37FBD428"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Mã sp: 2218T</w:t>
            </w:r>
          </w:p>
          <w:p w14:paraId="5306C405"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Chất liệu: TR+ Hợp kim</w:t>
            </w:r>
          </w:p>
          <w:p w14:paraId="459AC43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Size: 52-20-140 mm</w:t>
            </w:r>
          </w:p>
          <w:p w14:paraId="5D6647FF"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Bảo hành 12 tháng.</w:t>
            </w:r>
          </w:p>
          <w:p w14:paraId="37E4EF8F"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64C70655" w14:textId="77777777" w:rsidR="00407C57" w:rsidRDefault="00407C57"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424ACC5C"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4A8ECB53"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631B0A30"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xml:space="preserve">Team cận thị không cần e ngại khi mùa hè đang đến gần nữa! Với HIROTO SNAP, bạn có thể biến kính cận thành kính mát nhanh chóng với SNAP LENS. Thiết kế được tích </w:t>
            </w:r>
            <w:r>
              <w:rPr>
                <w:rFonts w:ascii="Segoe UI" w:hAnsi="Segoe UI" w:cs="Segoe UI"/>
                <w:color w:val="212529"/>
                <w:sz w:val="23"/>
                <w:szCs w:val="23"/>
              </w:rPr>
              <w:lastRenderedPageBreak/>
              <w:t>hợp với nam châm đính kèm, tròng kính SNAP có thể gắn vào khung kính chính xác một cách dễ dàng, giúp bạn bảo vệ mắt khỏi tia UV và vẫn đảm bảo tầm nhìn tinh nét.</w:t>
            </w:r>
          </w:p>
          <w:p w14:paraId="661581EE" w14:textId="77777777" w:rsidR="001D5C59" w:rsidRDefault="001D5C59" w:rsidP="00360364"/>
        </w:tc>
      </w:tr>
      <w:tr w:rsidR="00360364" w14:paraId="37325B3B" w14:textId="77777777" w:rsidTr="001D5C59">
        <w:tc>
          <w:tcPr>
            <w:tcW w:w="4675" w:type="dxa"/>
          </w:tcPr>
          <w:p w14:paraId="610ACF29" w14:textId="438A7E10" w:rsidR="001D5C59" w:rsidRDefault="00407C57" w:rsidP="00360364">
            <w:r>
              <w:lastRenderedPageBreak/>
              <w:t>63.</w:t>
            </w:r>
            <w:r w:rsidR="002B64DC">
              <w:t xml:space="preserve"> </w:t>
            </w:r>
            <w:r w:rsidR="002B64DC">
              <w:t>Clip on 2 lớp</w:t>
            </w:r>
          </w:p>
          <w:p w14:paraId="64AA9607" w14:textId="77777777" w:rsidR="00407C57" w:rsidRDefault="00407C57" w:rsidP="00360364">
            <w:r>
              <w:t>C2 Đen Nhám</w:t>
            </w:r>
          </w:p>
          <w:p w14:paraId="7AD07AB2" w14:textId="65FC5E1F" w:rsidR="00407C57" w:rsidRDefault="00407C57" w:rsidP="00360364">
            <w:r>
              <w:rPr>
                <w:noProof/>
              </w:rPr>
              <w:drawing>
                <wp:inline distT="0" distB="0" distL="0" distR="0" wp14:anchorId="1DB3C253" wp14:editId="5DA05073">
                  <wp:extent cx="2319867" cy="2319867"/>
                  <wp:effectExtent l="0" t="0" r="4445"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320997" cy="2320997"/>
                          </a:xfrm>
                          <a:prstGeom prst="rect">
                            <a:avLst/>
                          </a:prstGeom>
                        </pic:spPr>
                      </pic:pic>
                    </a:graphicData>
                  </a:graphic>
                </wp:inline>
              </w:drawing>
            </w:r>
          </w:p>
        </w:tc>
        <w:tc>
          <w:tcPr>
            <w:tcW w:w="4675" w:type="dxa"/>
          </w:tcPr>
          <w:p w14:paraId="6737CD6C" w14:textId="77777777" w:rsidR="00407C57" w:rsidRDefault="00407C57" w:rsidP="00360364">
            <w:r>
              <w:t xml:space="preserve">Kính Râm Cận TR90 Clip </w:t>
            </w:r>
            <w:proofErr w:type="gramStart"/>
            <w:r>
              <w:t>On</w:t>
            </w:r>
            <w:proofErr w:type="gramEnd"/>
            <w:r>
              <w:t xml:space="preserve"> Phân Cực Polarized 2 Trong 1 Bộ 5 Kẹp Cao Cấp 12185</w:t>
            </w:r>
          </w:p>
          <w:p w14:paraId="416E96C8" w14:textId="77777777" w:rsidR="001D5C59" w:rsidRDefault="00407C57" w:rsidP="00360364">
            <w:pPr>
              <w:rPr>
                <w:rStyle w:val="productpricemain"/>
                <w:rFonts w:ascii="Segoe UI" w:hAnsi="Segoe UI" w:cs="Segoe UI"/>
                <w:b/>
                <w:bCs/>
                <w:color w:val="FF3300"/>
                <w:sz w:val="27"/>
                <w:szCs w:val="27"/>
                <w:shd w:val="clear" w:color="auto" w:fill="FFFFFF"/>
              </w:rPr>
            </w:pPr>
            <w:r>
              <w:t>Giá:</w:t>
            </w:r>
            <w:r>
              <w:rPr>
                <w:rFonts w:ascii="Segoe UI" w:hAnsi="Segoe UI" w:cs="Segoe UI"/>
                <w:color w:val="777A7B"/>
                <w:sz w:val="21"/>
                <w:szCs w:val="21"/>
                <w:shd w:val="clear" w:color="auto" w:fill="FFFFFF"/>
              </w:rPr>
              <w:t xml:space="preserve"> </w:t>
            </w:r>
            <w:del w:id="21" w:author="Unknown">
              <w:r>
                <w:rPr>
                  <w:rFonts w:ascii="Segoe UI" w:hAnsi="Segoe UI" w:cs="Segoe UI"/>
                  <w:color w:val="777A7B"/>
                  <w:sz w:val="21"/>
                  <w:szCs w:val="21"/>
                  <w:shd w:val="clear" w:color="auto" w:fill="FFFFFF"/>
                </w:rPr>
                <w:delText>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p>
          <w:p w14:paraId="6C8754A6" w14:textId="77777777" w:rsidR="00407C57" w:rsidRDefault="00407C57"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3DAA3791"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462290F0"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Mã sp: 12185</w:t>
            </w:r>
          </w:p>
          <w:p w14:paraId="371F2A2B"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Chất liệu: TR </w:t>
            </w:r>
          </w:p>
          <w:p w14:paraId="41A18B70"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Size: 54-16-145mm</w:t>
            </w:r>
          </w:p>
          <w:p w14:paraId="6D6F1D0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Bảo hành 12 tháng.</w:t>
            </w:r>
          </w:p>
          <w:p w14:paraId="5AB99179"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1C0EB995" w14:textId="77777777" w:rsidR="00407C57" w:rsidRDefault="00407C57"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7BF24ECF"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19C6588F"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69401514"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 xml:space="preserve">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w:t>
            </w:r>
            <w:r>
              <w:rPr>
                <w:rFonts w:ascii="Segoe UI" w:hAnsi="Segoe UI" w:cs="Segoe UI"/>
                <w:color w:val="212529"/>
                <w:sz w:val="23"/>
                <w:szCs w:val="23"/>
              </w:rPr>
              <w:lastRenderedPageBreak/>
              <w:t>một cách dễ dàng, giúp bạn bảo vệ mắt khỏi tia UV và vẫn đảm bảo tầm nhìn tinh nét.</w:t>
            </w:r>
          </w:p>
          <w:p w14:paraId="2AFFECF6" w14:textId="1B64290B" w:rsidR="00407C57" w:rsidRDefault="00407C57" w:rsidP="00360364"/>
        </w:tc>
      </w:tr>
      <w:tr w:rsidR="00360364" w14:paraId="2575A2C1" w14:textId="77777777" w:rsidTr="001D5C59">
        <w:tc>
          <w:tcPr>
            <w:tcW w:w="4675" w:type="dxa"/>
          </w:tcPr>
          <w:p w14:paraId="6ACF85DA" w14:textId="7BF207A8" w:rsidR="001D5C59" w:rsidRDefault="00407C57" w:rsidP="00360364">
            <w:r>
              <w:lastRenderedPageBreak/>
              <w:t>64.</w:t>
            </w:r>
            <w:r w:rsidR="002B64DC">
              <w:t xml:space="preserve"> </w:t>
            </w:r>
            <w:r w:rsidR="002B64DC">
              <w:t>Clip on 2 lớp</w:t>
            </w:r>
          </w:p>
          <w:p w14:paraId="187E0BDA" w14:textId="77777777" w:rsidR="00407C57" w:rsidRDefault="00407C57" w:rsidP="00360364">
            <w:r>
              <w:t>Đen</w:t>
            </w:r>
          </w:p>
          <w:p w14:paraId="21E2B350" w14:textId="3788602E" w:rsidR="00407C57" w:rsidRDefault="00407C57" w:rsidP="00360364">
            <w:r>
              <w:rPr>
                <w:noProof/>
              </w:rPr>
              <w:drawing>
                <wp:inline distT="0" distB="0" distL="0" distR="0" wp14:anchorId="05DE8F0B" wp14:editId="0B3E45CE">
                  <wp:extent cx="2192866" cy="219286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95481" cy="2195481"/>
                          </a:xfrm>
                          <a:prstGeom prst="rect">
                            <a:avLst/>
                          </a:prstGeom>
                        </pic:spPr>
                      </pic:pic>
                    </a:graphicData>
                  </a:graphic>
                </wp:inline>
              </w:drawing>
            </w:r>
          </w:p>
        </w:tc>
        <w:tc>
          <w:tcPr>
            <w:tcW w:w="4675" w:type="dxa"/>
          </w:tcPr>
          <w:p w14:paraId="18D63A5C" w14:textId="77777777" w:rsidR="00407C57" w:rsidRDefault="00407C57" w:rsidP="00360364">
            <w:r>
              <w:t>Kính Râm Cận Clip On 2 Trong 1 Cao Cấp 8192</w:t>
            </w:r>
          </w:p>
          <w:p w14:paraId="7735356B" w14:textId="77777777" w:rsidR="001D5C59" w:rsidRDefault="00407C57" w:rsidP="00360364">
            <w:pPr>
              <w:rPr>
                <w:rStyle w:val="productpricemain"/>
                <w:rFonts w:ascii="Segoe UI" w:hAnsi="Segoe UI" w:cs="Segoe UI"/>
                <w:b/>
                <w:bCs/>
                <w:color w:val="FF3300"/>
                <w:sz w:val="27"/>
                <w:szCs w:val="27"/>
                <w:shd w:val="clear" w:color="auto" w:fill="FFFFFF"/>
              </w:rPr>
            </w:pPr>
            <w:r>
              <w:t xml:space="preserve">Giá: </w:t>
            </w:r>
            <w:del w:id="22" w:author="Unknown">
              <w:r>
                <w:rPr>
                  <w:rFonts w:ascii="Segoe UI" w:hAnsi="Segoe UI" w:cs="Segoe UI"/>
                  <w:color w:val="777A7B"/>
                  <w:sz w:val="21"/>
                  <w:szCs w:val="21"/>
                  <w:shd w:val="clear" w:color="auto" w:fill="FFFFFF"/>
                </w:rPr>
                <w:delText>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500,000</w:t>
            </w:r>
          </w:p>
          <w:p w14:paraId="559FD90D" w14:textId="77777777" w:rsidR="00407C57" w:rsidRDefault="00407C57"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20284EB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45607D39"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Mã sp: 8192</w:t>
            </w:r>
          </w:p>
          <w:p w14:paraId="21B0DD22"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Chất liệu: TR + hợp kim.</w:t>
            </w:r>
          </w:p>
          <w:p w14:paraId="19202AA2"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Size: 54-19-145mm</w:t>
            </w:r>
          </w:p>
          <w:p w14:paraId="0210550F"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Bảo hành 12 tháng.</w:t>
            </w:r>
          </w:p>
          <w:p w14:paraId="479BC983"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Phụ kiện: hộp đựng kính + khăn lau kính.</w:t>
            </w:r>
          </w:p>
          <w:p w14:paraId="3E8E6EC0" w14:textId="77777777" w:rsidR="00407C57" w:rsidRDefault="00407C57"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793B832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7B23735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1A0CBA55"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1105C57A" w14:textId="319253A6" w:rsidR="00407C57" w:rsidRDefault="00407C57" w:rsidP="00360364"/>
        </w:tc>
      </w:tr>
      <w:tr w:rsidR="00360364" w14:paraId="49F426FF" w14:textId="77777777" w:rsidTr="001D5C59">
        <w:tc>
          <w:tcPr>
            <w:tcW w:w="4675" w:type="dxa"/>
          </w:tcPr>
          <w:p w14:paraId="17FC47B1" w14:textId="597BE2A5" w:rsidR="001D5C59" w:rsidRDefault="00407C57" w:rsidP="00360364">
            <w:r>
              <w:lastRenderedPageBreak/>
              <w:t>65.</w:t>
            </w:r>
            <w:r w:rsidR="002B64DC">
              <w:t xml:space="preserve"> </w:t>
            </w:r>
            <w:r w:rsidR="002B64DC">
              <w:t>Clip on 2 lớp</w:t>
            </w:r>
          </w:p>
          <w:p w14:paraId="22FE69FA" w14:textId="77777777" w:rsidR="00407C57" w:rsidRDefault="00407C57" w:rsidP="00360364">
            <w:r>
              <w:t>C1 Đen</w:t>
            </w:r>
          </w:p>
          <w:p w14:paraId="2CF179E4" w14:textId="16707EA4" w:rsidR="00407C57" w:rsidRDefault="00407C57" w:rsidP="00360364">
            <w:r>
              <w:rPr>
                <w:noProof/>
              </w:rPr>
              <w:drawing>
                <wp:inline distT="0" distB="0" distL="0" distR="0" wp14:anchorId="74B71C56" wp14:editId="0396E91D">
                  <wp:extent cx="1803400" cy="1803400"/>
                  <wp:effectExtent l="0" t="0" r="635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804990" cy="1804990"/>
                          </a:xfrm>
                          <a:prstGeom prst="rect">
                            <a:avLst/>
                          </a:prstGeom>
                        </pic:spPr>
                      </pic:pic>
                    </a:graphicData>
                  </a:graphic>
                </wp:inline>
              </w:drawing>
            </w:r>
          </w:p>
        </w:tc>
        <w:tc>
          <w:tcPr>
            <w:tcW w:w="4675" w:type="dxa"/>
          </w:tcPr>
          <w:p w14:paraId="3E8817B9" w14:textId="77777777" w:rsidR="00407C57" w:rsidRDefault="00407C57" w:rsidP="00360364">
            <w:r>
              <w:t xml:space="preserve">Kính Râm Cận Thể Thao Dây Đeo TR90 Clip </w:t>
            </w:r>
            <w:proofErr w:type="gramStart"/>
            <w:r>
              <w:t>On</w:t>
            </w:r>
            <w:proofErr w:type="gramEnd"/>
            <w:r>
              <w:t xml:space="preserve"> Phân Cực Polarized 2 Trong 1 Bộ 5 Kẹp Cao Cấp 2502A</w:t>
            </w:r>
          </w:p>
          <w:p w14:paraId="76FFAE64" w14:textId="77777777" w:rsidR="001D5C59" w:rsidRDefault="00407C57" w:rsidP="00360364">
            <w:pPr>
              <w:rPr>
                <w:rStyle w:val="productpricemain"/>
                <w:rFonts w:ascii="Segoe UI" w:hAnsi="Segoe UI" w:cs="Segoe UI"/>
                <w:b/>
                <w:bCs/>
                <w:color w:val="FF3300"/>
                <w:sz w:val="27"/>
                <w:szCs w:val="27"/>
                <w:shd w:val="clear" w:color="auto" w:fill="FFFFFF"/>
              </w:rPr>
            </w:pPr>
            <w:r>
              <w:t xml:space="preserve">Giá: </w:t>
            </w:r>
            <w:del w:id="23" w:author="Unknown">
              <w:r>
                <w:rPr>
                  <w:rFonts w:ascii="Segoe UI" w:hAnsi="Segoe UI" w:cs="Segoe UI"/>
                  <w:color w:val="777A7B"/>
                  <w:sz w:val="21"/>
                  <w:szCs w:val="21"/>
                  <w:shd w:val="clear" w:color="auto" w:fill="FFFFFF"/>
                </w:rPr>
                <w:delText>500,000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p>
          <w:p w14:paraId="72F3A31C" w14:textId="77777777" w:rsidR="00407C57" w:rsidRDefault="00407C57"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3B05A842"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6314C5AA"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Mã sp: 2252A</w:t>
            </w:r>
          </w:p>
          <w:p w14:paraId="2EEFF4DC"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Chất liệu: TR</w:t>
            </w:r>
          </w:p>
          <w:p w14:paraId="46915731"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Size: 54-18147 mm</w:t>
            </w:r>
          </w:p>
          <w:p w14:paraId="50CAC047"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Bảo hành 12 tháng.</w:t>
            </w:r>
          </w:p>
          <w:p w14:paraId="0D3F3698"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4D1E0DAE" w14:textId="77777777" w:rsidR="00407C57" w:rsidRDefault="00407C57"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14FFA95A"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2F108CB5"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28F2B946" w14:textId="77777777" w:rsidR="00407C57" w:rsidRDefault="00407C57"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46DDE703" w14:textId="5EFEE066" w:rsidR="00407C57" w:rsidRDefault="00407C57" w:rsidP="00360364"/>
        </w:tc>
      </w:tr>
      <w:tr w:rsidR="00360364" w14:paraId="6B6F756C" w14:textId="77777777" w:rsidTr="001D5C59">
        <w:tc>
          <w:tcPr>
            <w:tcW w:w="4675" w:type="dxa"/>
          </w:tcPr>
          <w:p w14:paraId="48A9F686" w14:textId="665F0E2C" w:rsidR="001D5C59" w:rsidRDefault="00407C57" w:rsidP="00360364">
            <w:r>
              <w:lastRenderedPageBreak/>
              <w:t>66.</w:t>
            </w:r>
            <w:r w:rsidR="002B64DC">
              <w:t xml:space="preserve"> </w:t>
            </w:r>
            <w:r w:rsidR="002B64DC">
              <w:t>Clip on 2 lớp</w:t>
            </w:r>
          </w:p>
          <w:p w14:paraId="07B88E75" w14:textId="77777777" w:rsidR="00407C57" w:rsidRDefault="00407C57" w:rsidP="00360364">
            <w:r>
              <w:t>C2 Đen Nhám</w:t>
            </w:r>
          </w:p>
          <w:p w14:paraId="3688D45C" w14:textId="32AAD302" w:rsidR="00B931EB" w:rsidRDefault="00B931EB" w:rsidP="00360364">
            <w:r>
              <w:rPr>
                <w:noProof/>
              </w:rPr>
              <w:drawing>
                <wp:inline distT="0" distB="0" distL="0" distR="0" wp14:anchorId="5E6DAF85" wp14:editId="5E673B95">
                  <wp:extent cx="1905000" cy="1905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907320" cy="1907320"/>
                          </a:xfrm>
                          <a:prstGeom prst="rect">
                            <a:avLst/>
                          </a:prstGeom>
                        </pic:spPr>
                      </pic:pic>
                    </a:graphicData>
                  </a:graphic>
                </wp:inline>
              </w:drawing>
            </w:r>
          </w:p>
        </w:tc>
        <w:tc>
          <w:tcPr>
            <w:tcW w:w="4675" w:type="dxa"/>
          </w:tcPr>
          <w:p w14:paraId="7171A393" w14:textId="77777777" w:rsidR="00B931EB" w:rsidRDefault="00B931EB" w:rsidP="00360364">
            <w:r>
              <w:t xml:space="preserve">Kính Râm Cận TR90 Clip </w:t>
            </w:r>
            <w:proofErr w:type="gramStart"/>
            <w:r>
              <w:t>On</w:t>
            </w:r>
            <w:proofErr w:type="gramEnd"/>
            <w:r>
              <w:t xml:space="preserve"> Phân Cực Polarized 2 Trong 1 Bộ 5 Kẹp Cao Cấp 12158</w:t>
            </w:r>
          </w:p>
          <w:p w14:paraId="7CECAF1F" w14:textId="77777777" w:rsidR="001D5C59" w:rsidRDefault="00B931EB" w:rsidP="00360364">
            <w:pPr>
              <w:rPr>
                <w:rFonts w:ascii="Segoe UI" w:hAnsi="Segoe UI" w:cs="Segoe UI"/>
                <w:color w:val="212529"/>
                <w:sz w:val="20"/>
                <w:szCs w:val="20"/>
                <w:shd w:val="clear" w:color="auto" w:fill="FFFFFF"/>
              </w:rPr>
            </w:pPr>
            <w:r>
              <w:t xml:space="preserve">Giá: </w:t>
            </w:r>
            <w:del w:id="24" w:author="Unknown">
              <w:r>
                <w:rPr>
                  <w:rFonts w:ascii="Segoe UI" w:hAnsi="Segoe UI" w:cs="Segoe UI"/>
                  <w:color w:val="777A7B"/>
                  <w:sz w:val="21"/>
                  <w:szCs w:val="21"/>
                  <w:shd w:val="clear" w:color="auto" w:fill="FFFFFF"/>
                </w:rPr>
                <w:delText>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r>
              <w:rPr>
                <w:rFonts w:ascii="Segoe UI" w:hAnsi="Segoe UI" w:cs="Segoe UI"/>
                <w:color w:val="212529"/>
                <w:sz w:val="20"/>
                <w:szCs w:val="20"/>
                <w:shd w:val="clear" w:color="auto" w:fill="FFFFFF"/>
              </w:rPr>
              <w:t> </w:t>
            </w:r>
          </w:p>
          <w:p w14:paraId="706FEA55" w14:textId="77777777" w:rsidR="00B931EB" w:rsidRDefault="00B931E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27ED8D96"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5F5D8310"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Mã sp: 12158</w:t>
            </w:r>
          </w:p>
          <w:p w14:paraId="2179F945"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Chất liệu: TR </w:t>
            </w:r>
          </w:p>
          <w:p w14:paraId="5F5C9A97"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Size: 54-16-145mm</w:t>
            </w:r>
          </w:p>
          <w:p w14:paraId="7EA37A7A"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Bảo hành 12 tháng.</w:t>
            </w:r>
          </w:p>
          <w:p w14:paraId="609EA28A"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40CE6AAA" w14:textId="77777777" w:rsidR="00B931EB" w:rsidRDefault="00B931EB"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49DED020"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03E349B3"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418F04FC"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3A47B174" w14:textId="6E19D792" w:rsidR="00B931EB" w:rsidRDefault="00B931EB" w:rsidP="00360364"/>
        </w:tc>
      </w:tr>
      <w:tr w:rsidR="00360364" w14:paraId="60751B73" w14:textId="77777777" w:rsidTr="001D5C59">
        <w:tc>
          <w:tcPr>
            <w:tcW w:w="4675" w:type="dxa"/>
          </w:tcPr>
          <w:p w14:paraId="7CAF9D64" w14:textId="58CBAF4E" w:rsidR="001D5C59" w:rsidRDefault="00B931EB" w:rsidP="00360364">
            <w:r>
              <w:lastRenderedPageBreak/>
              <w:t>67.</w:t>
            </w:r>
            <w:r w:rsidR="002B64DC">
              <w:t xml:space="preserve"> </w:t>
            </w:r>
            <w:r w:rsidR="002B64DC">
              <w:t>Clip on 2 lớp</w:t>
            </w:r>
          </w:p>
          <w:p w14:paraId="29D243F7" w14:textId="77777777" w:rsidR="00B931EB" w:rsidRDefault="00B931EB" w:rsidP="00360364">
            <w:r>
              <w:t>C2 Đen Nhám</w:t>
            </w:r>
          </w:p>
          <w:p w14:paraId="2DF8989C" w14:textId="6F796F48" w:rsidR="00B931EB" w:rsidRDefault="00B931EB" w:rsidP="00360364">
            <w:r>
              <w:rPr>
                <w:noProof/>
              </w:rPr>
              <w:drawing>
                <wp:inline distT="0" distB="0" distL="0" distR="0" wp14:anchorId="20AF0649" wp14:editId="466FC628">
                  <wp:extent cx="1972734" cy="1972734"/>
                  <wp:effectExtent l="0" t="0" r="889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976297" cy="1976297"/>
                          </a:xfrm>
                          <a:prstGeom prst="rect">
                            <a:avLst/>
                          </a:prstGeom>
                        </pic:spPr>
                      </pic:pic>
                    </a:graphicData>
                  </a:graphic>
                </wp:inline>
              </w:drawing>
            </w:r>
          </w:p>
        </w:tc>
        <w:tc>
          <w:tcPr>
            <w:tcW w:w="4675" w:type="dxa"/>
          </w:tcPr>
          <w:p w14:paraId="51630B31" w14:textId="77777777" w:rsidR="00B931EB" w:rsidRDefault="00B931EB" w:rsidP="00360364">
            <w:r>
              <w:t xml:space="preserve">Kính Râm Cận TR90 Clip </w:t>
            </w:r>
            <w:proofErr w:type="gramStart"/>
            <w:r>
              <w:t>On</w:t>
            </w:r>
            <w:proofErr w:type="gramEnd"/>
            <w:r>
              <w:t xml:space="preserve"> Phân Cực Polarized 2 Trong 1 Bộ 5 Kẹp Cao Cấp 12184</w:t>
            </w:r>
          </w:p>
          <w:p w14:paraId="0F975783" w14:textId="77777777" w:rsidR="001D5C59" w:rsidRDefault="00B931EB" w:rsidP="00360364">
            <w:pPr>
              <w:rPr>
                <w:rStyle w:val="productpricemain"/>
                <w:rFonts w:ascii="Segoe UI" w:hAnsi="Segoe UI" w:cs="Segoe UI"/>
                <w:b/>
                <w:bCs/>
                <w:color w:val="FF3300"/>
                <w:sz w:val="27"/>
                <w:szCs w:val="27"/>
                <w:shd w:val="clear" w:color="auto" w:fill="FFFFFF"/>
              </w:rPr>
            </w:pPr>
            <w:r>
              <w:t xml:space="preserve">Giá: </w:t>
            </w:r>
            <w:del w:id="25" w:author="Unknown">
              <w:r>
                <w:rPr>
                  <w:rFonts w:ascii="Segoe UI" w:hAnsi="Segoe UI" w:cs="Segoe UI"/>
                  <w:color w:val="777A7B"/>
                  <w:sz w:val="21"/>
                  <w:szCs w:val="21"/>
                  <w:shd w:val="clear" w:color="auto" w:fill="FFFFFF"/>
                </w:rPr>
                <w:delText>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p>
          <w:p w14:paraId="6ECA79E6" w14:textId="7CD30D85" w:rsidR="00B931EB" w:rsidRDefault="00B931E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028C5375"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5C6A6394"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Mã sp: 12184</w:t>
            </w:r>
          </w:p>
          <w:p w14:paraId="787B07D2"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Chất liệu: TR </w:t>
            </w:r>
          </w:p>
          <w:p w14:paraId="22E7F914"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Size: 54-16-145mm</w:t>
            </w:r>
          </w:p>
          <w:p w14:paraId="384B3C6C"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Bảo hành 12 tháng.</w:t>
            </w:r>
          </w:p>
          <w:p w14:paraId="3959D201"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45DA30E0" w14:textId="77777777" w:rsidR="00B931EB" w:rsidRDefault="00B931EB"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5E91EA46"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1ED564A9"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7B836A14"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47BAA92B" w14:textId="77777777" w:rsidR="00B931EB" w:rsidRDefault="00B931EB" w:rsidP="00360364">
            <w:pPr>
              <w:rPr>
                <w:rFonts w:ascii="Segoe UI" w:hAnsi="Segoe UI" w:cs="Segoe UI"/>
                <w:color w:val="212529"/>
                <w:sz w:val="20"/>
                <w:szCs w:val="20"/>
                <w:shd w:val="clear" w:color="auto" w:fill="FFFFFF"/>
              </w:rPr>
            </w:pPr>
          </w:p>
          <w:p w14:paraId="35037390" w14:textId="47291F02" w:rsidR="00B931EB" w:rsidRDefault="00B931EB" w:rsidP="00360364"/>
        </w:tc>
      </w:tr>
      <w:tr w:rsidR="00360364" w14:paraId="01E347D1" w14:textId="77777777" w:rsidTr="001D5C59">
        <w:tc>
          <w:tcPr>
            <w:tcW w:w="4675" w:type="dxa"/>
          </w:tcPr>
          <w:p w14:paraId="00F48301" w14:textId="44986AFB" w:rsidR="001D5C59" w:rsidRDefault="00B931EB" w:rsidP="00360364">
            <w:r>
              <w:lastRenderedPageBreak/>
              <w:t>68.</w:t>
            </w:r>
            <w:r w:rsidR="002B64DC">
              <w:t xml:space="preserve"> </w:t>
            </w:r>
            <w:r w:rsidR="002B64DC">
              <w:t>Clip on 2 lớp</w:t>
            </w:r>
          </w:p>
          <w:p w14:paraId="4CDA61E5" w14:textId="53E0BD59" w:rsidR="00B931EB" w:rsidRDefault="00B931EB" w:rsidP="00360364">
            <w:r>
              <w:t>FU35 Bạc</w:t>
            </w:r>
          </w:p>
          <w:p w14:paraId="07AAF734" w14:textId="69E89D84" w:rsidR="00B931EB" w:rsidRDefault="00B931EB" w:rsidP="00360364">
            <w:r>
              <w:rPr>
                <w:noProof/>
              </w:rPr>
              <w:drawing>
                <wp:inline distT="0" distB="0" distL="0" distR="0" wp14:anchorId="1BEFB6DC" wp14:editId="0F5235E1">
                  <wp:extent cx="2387600" cy="23876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390557" cy="2390557"/>
                          </a:xfrm>
                          <a:prstGeom prst="rect">
                            <a:avLst/>
                          </a:prstGeom>
                        </pic:spPr>
                      </pic:pic>
                    </a:graphicData>
                  </a:graphic>
                </wp:inline>
              </w:drawing>
            </w:r>
          </w:p>
        </w:tc>
        <w:tc>
          <w:tcPr>
            <w:tcW w:w="4675" w:type="dxa"/>
          </w:tcPr>
          <w:p w14:paraId="3431DE7A" w14:textId="77777777" w:rsidR="00B931EB" w:rsidRDefault="00B931EB" w:rsidP="00360364">
            <w:r>
              <w:t>Kính mát Cao Cấp Clip on 2 lớp CHRISTIAN DIOR Diamond S4U</w:t>
            </w:r>
          </w:p>
          <w:p w14:paraId="08DD2F97" w14:textId="77777777" w:rsidR="001D5C59" w:rsidRDefault="00B931EB" w:rsidP="00360364">
            <w:pPr>
              <w:rPr>
                <w:rStyle w:val="productpricemain"/>
                <w:rFonts w:ascii="Segoe UI" w:hAnsi="Segoe UI" w:cs="Segoe UI"/>
                <w:b/>
                <w:bCs/>
                <w:color w:val="FF3300"/>
                <w:sz w:val="27"/>
                <w:szCs w:val="27"/>
                <w:shd w:val="clear" w:color="auto" w:fill="FFFFFF"/>
              </w:rPr>
            </w:pPr>
            <w:r>
              <w:t xml:space="preserve">Giá: </w:t>
            </w:r>
            <w:del w:id="26" w:author="Unknown">
              <w:r>
                <w:rPr>
                  <w:rFonts w:ascii="Segoe UI" w:hAnsi="Segoe UI" w:cs="Segoe UI"/>
                  <w:color w:val="777A7B"/>
                  <w:sz w:val="21"/>
                  <w:szCs w:val="21"/>
                  <w:shd w:val="clear" w:color="auto" w:fill="FFFFFF"/>
                </w:rPr>
                <w:delText>2,000,000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1,500,000</w:t>
            </w:r>
          </w:p>
          <w:p w14:paraId="5B151178" w14:textId="77777777" w:rsidR="00B931EB" w:rsidRDefault="00B931E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Dior</w:t>
            </w:r>
          </w:p>
          <w:p w14:paraId="40373B6E" w14:textId="77777777" w:rsidR="00B931EB" w:rsidRDefault="00B931EB" w:rsidP="00360364">
            <w:pPr>
              <w:rPr>
                <w:rFonts w:ascii="Segoe UI" w:hAnsi="Segoe UI" w:cs="Segoe UI"/>
                <w:color w:val="212529"/>
                <w:sz w:val="36"/>
              </w:rPr>
            </w:pPr>
            <w:r>
              <w:rPr>
                <w:rStyle w:val="Strong"/>
                <w:rFonts w:ascii="Segoe UI" w:hAnsi="Segoe UI" w:cs="Segoe UI"/>
                <w:b w:val="0"/>
                <w:bCs w:val="0"/>
                <w:color w:val="212529"/>
                <w:sz w:val="27"/>
                <w:szCs w:val="27"/>
              </w:rPr>
              <w:t>MIÊU TẢ: </w:t>
            </w:r>
            <w:r>
              <w:rPr>
                <w:rFonts w:ascii="Segoe UI" w:hAnsi="Segoe UI" w:cs="Segoe UI"/>
                <w:b/>
                <w:bCs/>
                <w:color w:val="212529"/>
                <w:sz w:val="27"/>
                <w:szCs w:val="27"/>
              </w:rPr>
              <w:t>Kính râm </w:t>
            </w:r>
            <w:r>
              <w:rPr>
                <w:rStyle w:val="Strong"/>
                <w:rFonts w:ascii="Segoe UI" w:hAnsi="Segoe UI" w:cs="Segoe UI"/>
                <w:b w:val="0"/>
                <w:bCs w:val="0"/>
                <w:color w:val="212529"/>
                <w:sz w:val="27"/>
                <w:szCs w:val="27"/>
              </w:rPr>
              <w:t>CD Diamond S4U</w:t>
            </w:r>
            <w:r>
              <w:rPr>
                <w:rFonts w:ascii="Segoe UI" w:hAnsi="Segoe UI" w:cs="Segoe UI"/>
                <w:b/>
                <w:bCs/>
                <w:color w:val="212529"/>
                <w:sz w:val="27"/>
                <w:szCs w:val="27"/>
              </w:rPr>
              <w:t> bằng kim loại có lớp hoàn thiện màu bạc nổi bật với nét chạm khắc tinh xảo xung quanh tròng kính và trên càng kính, để lộ họa tiết CD Diamond. Đi kèm với kính là mắt clip on đi kèm để tạo nên phong cách sành điệu và tinh tế. Các chi tiết kim cương và logo </w:t>
            </w:r>
            <w:r>
              <w:rPr>
                <w:rStyle w:val="Strong"/>
                <w:rFonts w:ascii="Segoe UI" w:hAnsi="Segoe UI" w:cs="Segoe UI"/>
                <w:b w:val="0"/>
                <w:bCs w:val="0"/>
                <w:color w:val="212529"/>
                <w:sz w:val="27"/>
                <w:szCs w:val="27"/>
              </w:rPr>
              <w:t>Christian Dior</w:t>
            </w:r>
            <w:r>
              <w:rPr>
                <w:rFonts w:ascii="Segoe UI" w:hAnsi="Segoe UI" w:cs="Segoe UI"/>
                <w:b/>
                <w:bCs/>
                <w:color w:val="212529"/>
                <w:sz w:val="27"/>
                <w:szCs w:val="27"/>
              </w:rPr>
              <w:t> trên tròng kính bên trái tạo nên vẻ đẹp hoàn thiện và tôn lên thương hiệu.</w:t>
            </w:r>
          </w:p>
          <w:p w14:paraId="21EFB6A4" w14:textId="77777777" w:rsidR="00B931EB" w:rsidRDefault="00B931EB" w:rsidP="00360364">
            <w:pPr>
              <w:rPr>
                <w:rFonts w:ascii="Segoe UI" w:hAnsi="Segoe UI" w:cs="Segoe UI"/>
                <w:b/>
                <w:bCs/>
                <w:color w:val="212529"/>
              </w:rPr>
            </w:pPr>
            <w:r>
              <w:rPr>
                <w:rFonts w:ascii="Segoe UI" w:hAnsi="Segoe UI" w:cs="Segoe UI"/>
                <w:b/>
                <w:bCs/>
                <w:color w:val="212529"/>
              </w:rPr>
              <w:t>- Khung kim loại mạ bạc</w:t>
            </w:r>
          </w:p>
          <w:p w14:paraId="043E7697" w14:textId="77777777" w:rsidR="00B931EB" w:rsidRDefault="00B931EB" w:rsidP="00360364">
            <w:pPr>
              <w:rPr>
                <w:rFonts w:ascii="Segoe UI" w:hAnsi="Segoe UI" w:cs="Segoe UI"/>
                <w:color w:val="212529"/>
              </w:rPr>
            </w:pPr>
            <w:r>
              <w:rPr>
                <w:rFonts w:ascii="Segoe UI" w:hAnsi="Segoe UI" w:cs="Segoe UI"/>
                <w:color w:val="212529"/>
                <w:sz w:val="27"/>
                <w:szCs w:val="27"/>
              </w:rPr>
              <w:t>- Tròng kính màu khói</w:t>
            </w:r>
          </w:p>
          <w:p w14:paraId="6B583D7E" w14:textId="77777777" w:rsidR="00B931EB" w:rsidRDefault="00B931EB" w:rsidP="00360364">
            <w:pPr>
              <w:rPr>
                <w:rFonts w:ascii="Segoe UI" w:hAnsi="Segoe UI" w:cs="Segoe UI"/>
                <w:color w:val="212529"/>
              </w:rPr>
            </w:pPr>
            <w:r>
              <w:rPr>
                <w:rFonts w:ascii="Segoe UI" w:hAnsi="Segoe UI" w:cs="Segoe UI"/>
                <w:color w:val="212529"/>
                <w:sz w:val="27"/>
                <w:szCs w:val="27"/>
              </w:rPr>
              <w:t>- Tròng kính dạng kẹp tráng gương màu hồng</w:t>
            </w:r>
          </w:p>
          <w:p w14:paraId="333C0548" w14:textId="77777777" w:rsidR="00B931EB" w:rsidRDefault="00B931EB" w:rsidP="00360364">
            <w:pPr>
              <w:rPr>
                <w:rFonts w:ascii="Segoe UI" w:hAnsi="Segoe UI" w:cs="Segoe UI"/>
                <w:color w:val="212529"/>
              </w:rPr>
            </w:pPr>
            <w:r>
              <w:rPr>
                <w:rFonts w:ascii="Segoe UI" w:hAnsi="Segoe UI" w:cs="Segoe UI"/>
                <w:color w:val="212529"/>
                <w:sz w:val="27"/>
                <w:szCs w:val="27"/>
              </w:rPr>
              <w:t>- Họa tiết kim cương 2 bên càng kính</w:t>
            </w:r>
          </w:p>
          <w:p w14:paraId="20A37466" w14:textId="77777777" w:rsidR="00B931EB" w:rsidRDefault="00B931EB" w:rsidP="00360364">
            <w:pPr>
              <w:rPr>
                <w:rFonts w:ascii="Segoe UI" w:hAnsi="Segoe UI" w:cs="Segoe UI"/>
                <w:color w:val="212529"/>
              </w:rPr>
            </w:pPr>
            <w:r>
              <w:rPr>
                <w:rFonts w:ascii="Segoe UI" w:hAnsi="Segoe UI" w:cs="Segoe UI"/>
                <w:color w:val="212529"/>
                <w:sz w:val="27"/>
                <w:szCs w:val="27"/>
              </w:rPr>
              <w:t>- Logo Christian Dior trên tròng kính bên trái</w:t>
            </w:r>
          </w:p>
          <w:p w14:paraId="39B52D58" w14:textId="77777777" w:rsidR="00B931EB" w:rsidRDefault="00B931EB" w:rsidP="00360364">
            <w:pPr>
              <w:rPr>
                <w:rFonts w:ascii="Segoe UI" w:hAnsi="Segoe UI" w:cs="Segoe UI"/>
                <w:color w:val="212529"/>
              </w:rPr>
            </w:pPr>
            <w:r>
              <w:rPr>
                <w:rFonts w:ascii="Segoe UI" w:hAnsi="Segoe UI" w:cs="Segoe UI"/>
                <w:color w:val="212529"/>
                <w:sz w:val="27"/>
                <w:szCs w:val="27"/>
              </w:rPr>
              <w:t>- Chống tia UVA/UVB 100%</w:t>
            </w:r>
          </w:p>
          <w:p w14:paraId="76995CF6" w14:textId="77777777" w:rsidR="00B931EB" w:rsidRDefault="00B931EB" w:rsidP="00360364">
            <w:pPr>
              <w:rPr>
                <w:rFonts w:ascii="Segoe UI" w:hAnsi="Segoe UI" w:cs="Segoe UI"/>
                <w:color w:val="212529"/>
              </w:rPr>
            </w:pPr>
            <w:r>
              <w:rPr>
                <w:rFonts w:ascii="Segoe UI" w:hAnsi="Segoe UI" w:cs="Segoe UI"/>
                <w:color w:val="212529"/>
                <w:sz w:val="27"/>
                <w:szCs w:val="27"/>
              </w:rPr>
              <w:t>- Có thể lắp cận theo toa</w:t>
            </w:r>
          </w:p>
          <w:p w14:paraId="74903AF5" w14:textId="77777777" w:rsidR="00B931EB" w:rsidRDefault="00B931EB" w:rsidP="00360364">
            <w:pPr>
              <w:rPr>
                <w:rFonts w:ascii="Segoe UI" w:hAnsi="Segoe UI" w:cs="Segoe UI"/>
                <w:color w:val="212529"/>
                <w:sz w:val="23"/>
                <w:szCs w:val="23"/>
              </w:rPr>
            </w:pPr>
            <w:r>
              <w:rPr>
                <w:rFonts w:ascii="Segoe UI" w:hAnsi="Segoe UI" w:cs="Segoe UI"/>
                <w:color w:val="212529"/>
                <w:sz w:val="27"/>
                <w:szCs w:val="27"/>
              </w:rPr>
              <w:t>- Thương hiệu đến từ Ý</w:t>
            </w:r>
          </w:p>
          <w:p w14:paraId="44DA32FF" w14:textId="471DBE29" w:rsidR="00B931EB" w:rsidRDefault="00B931EB" w:rsidP="00360364"/>
        </w:tc>
      </w:tr>
      <w:tr w:rsidR="00360364" w14:paraId="1AEA8B12" w14:textId="77777777" w:rsidTr="001D5C59">
        <w:tc>
          <w:tcPr>
            <w:tcW w:w="4675" w:type="dxa"/>
          </w:tcPr>
          <w:p w14:paraId="34A25F54" w14:textId="4BEB579D" w:rsidR="001D5C59" w:rsidRDefault="00B931EB" w:rsidP="00360364">
            <w:r>
              <w:t>69.</w:t>
            </w:r>
            <w:r w:rsidR="00D5136B">
              <w:t xml:space="preserve"> </w:t>
            </w:r>
            <w:r w:rsidR="00D5136B">
              <w:t>Clip on 2 lớp</w:t>
            </w:r>
          </w:p>
          <w:p w14:paraId="2483A56D" w14:textId="77777777" w:rsidR="00B931EB" w:rsidRDefault="00B931EB" w:rsidP="00360364">
            <w:r>
              <w:t>Đen</w:t>
            </w:r>
          </w:p>
          <w:p w14:paraId="0746D4FA" w14:textId="3C02925C" w:rsidR="00B931EB" w:rsidRDefault="00B931EB" w:rsidP="00360364">
            <w:r>
              <w:rPr>
                <w:noProof/>
              </w:rPr>
              <w:lastRenderedPageBreak/>
              <w:drawing>
                <wp:inline distT="0" distB="0" distL="0" distR="0" wp14:anchorId="49B59A27" wp14:editId="2855C028">
                  <wp:extent cx="2150534" cy="2308379"/>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156111" cy="2314365"/>
                          </a:xfrm>
                          <a:prstGeom prst="rect">
                            <a:avLst/>
                          </a:prstGeom>
                        </pic:spPr>
                      </pic:pic>
                    </a:graphicData>
                  </a:graphic>
                </wp:inline>
              </w:drawing>
            </w:r>
          </w:p>
        </w:tc>
        <w:tc>
          <w:tcPr>
            <w:tcW w:w="4675" w:type="dxa"/>
          </w:tcPr>
          <w:p w14:paraId="0466F58B" w14:textId="3B13D86D" w:rsidR="00B931EB" w:rsidRDefault="00B931EB" w:rsidP="00360364">
            <w:r>
              <w:lastRenderedPageBreak/>
              <w:t xml:space="preserve">Kính Râm Cận TR90 Clip </w:t>
            </w:r>
            <w:proofErr w:type="gramStart"/>
            <w:r>
              <w:t>On</w:t>
            </w:r>
            <w:proofErr w:type="gramEnd"/>
            <w:r>
              <w:t xml:space="preserve"> Phân Cực Polarized 2 Trong 1 Bộ 5 Kẹp Snap Lens 12160</w:t>
            </w:r>
          </w:p>
          <w:p w14:paraId="0362AA83" w14:textId="6ADB3F00" w:rsidR="00B931EB" w:rsidRDefault="00B931EB" w:rsidP="00360364">
            <w:pPr>
              <w:rPr>
                <w:rFonts w:ascii="Segoe UI" w:hAnsi="Segoe UI" w:cs="Segoe UI"/>
                <w:color w:val="212529"/>
                <w:sz w:val="20"/>
                <w:szCs w:val="20"/>
                <w:shd w:val="clear" w:color="auto" w:fill="FFFFFF"/>
              </w:rPr>
            </w:pPr>
            <w:r>
              <w:t xml:space="preserve">Giá: </w:t>
            </w:r>
            <w:del w:id="27" w:author="Unknown">
              <w:r>
                <w:rPr>
                  <w:rFonts w:ascii="Segoe UI" w:hAnsi="Segoe UI" w:cs="Segoe UI"/>
                  <w:color w:val="777A7B"/>
                  <w:sz w:val="21"/>
                  <w:szCs w:val="21"/>
                  <w:shd w:val="clear" w:color="auto" w:fill="FFFFFF"/>
                </w:rPr>
                <w:delText>800,000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300,000</w:t>
            </w:r>
            <w:r>
              <w:rPr>
                <w:rFonts w:ascii="Segoe UI" w:hAnsi="Segoe UI" w:cs="Segoe UI"/>
                <w:color w:val="212529"/>
                <w:sz w:val="20"/>
                <w:szCs w:val="20"/>
                <w:shd w:val="clear" w:color="auto" w:fill="FFFFFF"/>
              </w:rPr>
              <w:t> </w:t>
            </w:r>
          </w:p>
          <w:p w14:paraId="780CC66D" w14:textId="413328E6" w:rsidR="00B931EB" w:rsidRDefault="00B931E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5E847F3B" w14:textId="57E59C54" w:rsidR="00B931EB" w:rsidRDefault="00B931EB" w:rsidP="00360364">
            <w:pPr>
              <w:rPr>
                <w:rFonts w:ascii="Segoe UI" w:hAnsi="Segoe UI" w:cs="Segoe UI"/>
                <w:color w:val="212529"/>
                <w:sz w:val="23"/>
                <w:szCs w:val="23"/>
              </w:rPr>
            </w:pPr>
            <w:r>
              <w:rPr>
                <w:rFonts w:ascii="Segoe UI" w:hAnsi="Segoe UI" w:cs="Segoe UI"/>
                <w:color w:val="212529"/>
                <w:sz w:val="23"/>
                <w:szCs w:val="23"/>
              </w:rPr>
              <w:t xml:space="preserve">Mã sp: </w:t>
            </w:r>
            <w:r>
              <w:rPr>
                <w:rFonts w:ascii="Segoe UI" w:hAnsi="Segoe UI" w:cs="Segoe UI"/>
                <w:color w:val="212529"/>
                <w:sz w:val="23"/>
                <w:szCs w:val="23"/>
              </w:rPr>
              <w:t>12160</w:t>
            </w:r>
          </w:p>
          <w:p w14:paraId="1C11E116"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Chất liệu: TR </w:t>
            </w:r>
          </w:p>
          <w:p w14:paraId="74F4DCFC"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Size: 52-17-145mm</w:t>
            </w:r>
          </w:p>
          <w:p w14:paraId="70CEA123"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Bảo hành 12 tháng.</w:t>
            </w:r>
          </w:p>
          <w:p w14:paraId="4208A3A4"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Sản phẩm bao gồm: 1 GỌNG KÍNH + 5 KẸP KÍNH + 1 TÚI ĐỰNG KÍNH</w:t>
            </w:r>
          </w:p>
          <w:p w14:paraId="607AA205" w14:textId="77777777" w:rsidR="00B931EB" w:rsidRDefault="00B931EB" w:rsidP="00360364">
            <w:pPr>
              <w:rPr>
                <w:rFonts w:ascii="Segoe UI" w:hAnsi="Segoe UI" w:cs="Segoe UI"/>
                <w:color w:val="212529"/>
                <w:sz w:val="23"/>
                <w:szCs w:val="23"/>
              </w:rPr>
            </w:pPr>
            <w:r>
              <w:rPr>
                <w:rStyle w:val="Strong"/>
                <w:rFonts w:ascii="Segoe UI" w:hAnsi="Segoe UI" w:cs="Segoe UI"/>
                <w:color w:val="212529"/>
                <w:sz w:val="23"/>
                <w:szCs w:val="23"/>
              </w:rPr>
              <w:lastRenderedPageBreak/>
              <w:t>Tròng kính cận &amp; kính mát 2 TRONG 1</w:t>
            </w:r>
          </w:p>
          <w:p w14:paraId="5BA672AE"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1B8A6763"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27AD0334"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SNAP LENS,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62B4D5CC" w14:textId="77777777" w:rsidR="00B931EB" w:rsidRDefault="00B931EB" w:rsidP="00360364"/>
          <w:p w14:paraId="43652934" w14:textId="77777777" w:rsidR="001D5C59" w:rsidRDefault="001D5C59" w:rsidP="00360364"/>
        </w:tc>
      </w:tr>
      <w:tr w:rsidR="00360364" w14:paraId="2316B62C" w14:textId="77777777" w:rsidTr="001D5C59">
        <w:tc>
          <w:tcPr>
            <w:tcW w:w="4675" w:type="dxa"/>
          </w:tcPr>
          <w:p w14:paraId="7F2D6CAD" w14:textId="20C47C44" w:rsidR="001D5C59" w:rsidRDefault="00B931EB" w:rsidP="00360364">
            <w:r>
              <w:lastRenderedPageBreak/>
              <w:t>70.</w:t>
            </w:r>
            <w:r w:rsidR="00D5136B">
              <w:t xml:space="preserve"> </w:t>
            </w:r>
            <w:r w:rsidR="00D5136B">
              <w:t>Clip on 2 lớp</w:t>
            </w:r>
          </w:p>
          <w:p w14:paraId="3D205B1A" w14:textId="77777777" w:rsidR="00B931EB" w:rsidRDefault="00B931EB" w:rsidP="00360364">
            <w:r>
              <w:t>Đen Nhám</w:t>
            </w:r>
          </w:p>
          <w:p w14:paraId="32E5FE44" w14:textId="35064235" w:rsidR="00B931EB" w:rsidRDefault="00B931EB" w:rsidP="00360364">
            <w:r>
              <w:rPr>
                <w:noProof/>
              </w:rPr>
              <w:drawing>
                <wp:inline distT="0" distB="0" distL="0" distR="0" wp14:anchorId="4C26BA9A" wp14:editId="239E080F">
                  <wp:extent cx="2184400" cy="2184400"/>
                  <wp:effectExtent l="0" t="0" r="635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185521" cy="2185521"/>
                          </a:xfrm>
                          <a:prstGeom prst="rect">
                            <a:avLst/>
                          </a:prstGeom>
                        </pic:spPr>
                      </pic:pic>
                    </a:graphicData>
                  </a:graphic>
                </wp:inline>
              </w:drawing>
            </w:r>
          </w:p>
        </w:tc>
        <w:tc>
          <w:tcPr>
            <w:tcW w:w="4675" w:type="dxa"/>
          </w:tcPr>
          <w:p w14:paraId="3DD75F27" w14:textId="77777777" w:rsidR="00B931EB" w:rsidRDefault="00B931EB" w:rsidP="00360364">
            <w:r>
              <w:t xml:space="preserve">Kính Râm Cận TR90 Clip </w:t>
            </w:r>
            <w:proofErr w:type="gramStart"/>
            <w:r>
              <w:t>On</w:t>
            </w:r>
            <w:proofErr w:type="gramEnd"/>
            <w:r>
              <w:t xml:space="preserve"> Phân Cực Polarized 2 Trong 1 Bộ 5 Kẹp Cao Cấp 12183</w:t>
            </w:r>
          </w:p>
          <w:p w14:paraId="2A03EE17" w14:textId="77777777" w:rsidR="001D5C59" w:rsidRDefault="00B931EB" w:rsidP="00360364">
            <w:r>
              <w:t xml:space="preserve">Giá: 800,000 </w:t>
            </w:r>
            <w:r>
              <w:sym w:font="Wingdings" w:char="F0E0"/>
            </w:r>
            <w:r>
              <w:t xml:space="preserve"> 300,000</w:t>
            </w:r>
          </w:p>
          <w:p w14:paraId="0FDDC3EA" w14:textId="77777777" w:rsidR="00B931EB" w:rsidRDefault="00B931EB"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6774F3DA"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0CBBE13E"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Mã sp: 12183</w:t>
            </w:r>
          </w:p>
          <w:p w14:paraId="1EBCC258"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Chất liệu: TR </w:t>
            </w:r>
          </w:p>
          <w:p w14:paraId="4A7873FF"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Size: 54-16-145mm</w:t>
            </w:r>
          </w:p>
          <w:p w14:paraId="0A06E92A"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Bảo hành 12 tháng.</w:t>
            </w:r>
          </w:p>
          <w:p w14:paraId="462B9679"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11386BDD" w14:textId="77777777" w:rsidR="00B931EB" w:rsidRDefault="00B931EB"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3C8EB0D6"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lastRenderedPageBreak/>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4922DA62"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5920B6DE" w14:textId="77777777" w:rsidR="00B931EB" w:rsidRDefault="00B931EB"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3C58508B" w14:textId="10F1307C" w:rsidR="00B931EB" w:rsidRDefault="00B931EB" w:rsidP="00360364"/>
        </w:tc>
      </w:tr>
      <w:tr w:rsidR="00360364" w14:paraId="4BB5FD2E" w14:textId="77777777" w:rsidTr="001D5C59">
        <w:tc>
          <w:tcPr>
            <w:tcW w:w="4675" w:type="dxa"/>
          </w:tcPr>
          <w:p w14:paraId="7D2E9D53" w14:textId="28C866F5" w:rsidR="001D5C59" w:rsidRDefault="00B931EB" w:rsidP="00360364">
            <w:r>
              <w:lastRenderedPageBreak/>
              <w:t>71.</w:t>
            </w:r>
            <w:r w:rsidR="00D5136B">
              <w:t xml:space="preserve"> </w:t>
            </w:r>
            <w:r w:rsidR="00D5136B">
              <w:t>Clip on 2 lớp</w:t>
            </w:r>
          </w:p>
          <w:p w14:paraId="2573E6F4" w14:textId="77777777" w:rsidR="00B931EB" w:rsidRDefault="00466366" w:rsidP="00360364">
            <w:r>
              <w:t>Đen Nhám</w:t>
            </w:r>
          </w:p>
          <w:p w14:paraId="39576903" w14:textId="2A500B26" w:rsidR="00466366" w:rsidRDefault="00466366" w:rsidP="00360364">
            <w:r>
              <w:rPr>
                <w:noProof/>
              </w:rPr>
              <w:drawing>
                <wp:inline distT="0" distB="0" distL="0" distR="0" wp14:anchorId="5BC88493" wp14:editId="0AD5A943">
                  <wp:extent cx="2091267" cy="2091267"/>
                  <wp:effectExtent l="0" t="0" r="4445"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092763" cy="2092763"/>
                          </a:xfrm>
                          <a:prstGeom prst="rect">
                            <a:avLst/>
                          </a:prstGeom>
                        </pic:spPr>
                      </pic:pic>
                    </a:graphicData>
                  </a:graphic>
                </wp:inline>
              </w:drawing>
            </w:r>
          </w:p>
        </w:tc>
        <w:tc>
          <w:tcPr>
            <w:tcW w:w="4675" w:type="dxa"/>
          </w:tcPr>
          <w:p w14:paraId="369EDDD8" w14:textId="77777777" w:rsidR="00466366" w:rsidRDefault="00466366" w:rsidP="00360364">
            <w:r>
              <w:t xml:space="preserve">Kính Râm Cận TR90 Clip </w:t>
            </w:r>
            <w:proofErr w:type="gramStart"/>
            <w:r>
              <w:t>On</w:t>
            </w:r>
            <w:proofErr w:type="gramEnd"/>
            <w:r>
              <w:t xml:space="preserve"> Phân Cực Polarized 2 Trong 1 Bộ 5 Kẹp Cao Cấp 2146</w:t>
            </w:r>
          </w:p>
          <w:p w14:paraId="1F125D99" w14:textId="77777777" w:rsidR="001D5C59" w:rsidRDefault="00466366" w:rsidP="00360364">
            <w:r>
              <w:t xml:space="preserve">Giá: 800,000 </w:t>
            </w:r>
            <w:r>
              <w:sym w:font="Wingdings" w:char="F0E0"/>
            </w:r>
            <w:r>
              <w:t>300,000</w:t>
            </w:r>
          </w:p>
          <w:p w14:paraId="20ABF868" w14:textId="77777777" w:rsidR="00466366" w:rsidRDefault="0046636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224B145C"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3558C6D1"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Mã sp: 12146</w:t>
            </w:r>
          </w:p>
          <w:p w14:paraId="29D01F03"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Chất liệu: TR </w:t>
            </w:r>
          </w:p>
          <w:p w14:paraId="30427CD3"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Size: 54-16-145mm</w:t>
            </w:r>
          </w:p>
          <w:p w14:paraId="01BB701D"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Bảo hành 12 tháng.</w:t>
            </w:r>
          </w:p>
          <w:p w14:paraId="0EC8CAA0"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Phụ kiện: 1 GỌNG KÍNH + 5 KẸP KÍNH + 1 TÚI ĐỰNG KÍNH</w:t>
            </w:r>
          </w:p>
          <w:p w14:paraId="4812178C" w14:textId="77777777" w:rsidR="00466366" w:rsidRDefault="00466366"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791E21E9"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 xml:space="preserve">Bạn có thể thay đổi tròng kính một cách dễ dàng với SNAP LENS. Thiết kế được tích </w:t>
            </w:r>
            <w:r>
              <w:rPr>
                <w:rFonts w:ascii="Segoe UI" w:hAnsi="Segoe UI" w:cs="Segoe UI"/>
                <w:color w:val="212529"/>
                <w:sz w:val="23"/>
                <w:szCs w:val="23"/>
              </w:rPr>
              <w:lastRenderedPageBreak/>
              <w:t>hợp với nam châm đính kèm, tròng kính có thể gắn vào khung kính chính một cách dễ dàng. Mỗi gọng kính sẽ đi kèm với một SNAP LENS, bạn có thể lựa chọn theo sở thích của mình.</w:t>
            </w:r>
          </w:p>
          <w:p w14:paraId="1407CF80"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0AB00BB0"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69646650" w14:textId="0E4C5029" w:rsidR="00466366" w:rsidRDefault="00466366" w:rsidP="00360364"/>
        </w:tc>
      </w:tr>
      <w:tr w:rsidR="00360364" w14:paraId="1689ADD0" w14:textId="77777777" w:rsidTr="001D5C59">
        <w:tc>
          <w:tcPr>
            <w:tcW w:w="4675" w:type="dxa"/>
          </w:tcPr>
          <w:p w14:paraId="51B425E2" w14:textId="584E377E" w:rsidR="001D5C59" w:rsidRDefault="00466366" w:rsidP="00360364">
            <w:r>
              <w:lastRenderedPageBreak/>
              <w:t>72.</w:t>
            </w:r>
            <w:r w:rsidR="00360364">
              <w:t xml:space="preserve"> </w:t>
            </w:r>
            <w:r w:rsidR="00360364">
              <w:t>Clip on 2 lớp</w:t>
            </w:r>
          </w:p>
          <w:p w14:paraId="3DB87879" w14:textId="77777777" w:rsidR="00466366" w:rsidRDefault="00466366" w:rsidP="00360364">
            <w:r>
              <w:t>C2 Đen Nhám</w:t>
            </w:r>
          </w:p>
          <w:p w14:paraId="1FBE99B1" w14:textId="3BC3DA4D" w:rsidR="00466366" w:rsidRDefault="00466366" w:rsidP="00360364">
            <w:r>
              <w:rPr>
                <w:noProof/>
              </w:rPr>
              <w:drawing>
                <wp:inline distT="0" distB="0" distL="0" distR="0" wp14:anchorId="639A912A" wp14:editId="3DB168B4">
                  <wp:extent cx="2353733" cy="2353733"/>
                  <wp:effectExtent l="0" t="0" r="889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355353" cy="2355353"/>
                          </a:xfrm>
                          <a:prstGeom prst="rect">
                            <a:avLst/>
                          </a:prstGeom>
                        </pic:spPr>
                      </pic:pic>
                    </a:graphicData>
                  </a:graphic>
                </wp:inline>
              </w:drawing>
            </w:r>
          </w:p>
        </w:tc>
        <w:tc>
          <w:tcPr>
            <w:tcW w:w="4675" w:type="dxa"/>
          </w:tcPr>
          <w:p w14:paraId="28B85905" w14:textId="6CE6E15D" w:rsidR="00466366" w:rsidRDefault="00466366" w:rsidP="00360364">
            <w:r>
              <w:t xml:space="preserve">Kính Râm Cận Brownline TR90 Clip </w:t>
            </w:r>
            <w:proofErr w:type="gramStart"/>
            <w:r>
              <w:t>On</w:t>
            </w:r>
            <w:proofErr w:type="gramEnd"/>
            <w:r>
              <w:t xml:space="preserve"> Phân Cực Polarized 2 Trong 1 18023</w:t>
            </w:r>
          </w:p>
          <w:p w14:paraId="70608EB7" w14:textId="097CFC99" w:rsidR="00466366" w:rsidRDefault="00466366" w:rsidP="00360364">
            <w:r>
              <w:t xml:space="preserve">Giá: 600,000 </w:t>
            </w:r>
            <w:r>
              <w:sym w:font="Wingdings" w:char="F0E0"/>
            </w:r>
            <w:r>
              <w:t xml:space="preserve"> 400,000</w:t>
            </w:r>
          </w:p>
          <w:p w14:paraId="1AF34231" w14:textId="312AEBFA" w:rsidR="00466366" w:rsidRDefault="0046636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2F5BC0BF"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6DFE34BA"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Mã sp: 18023</w:t>
            </w:r>
          </w:p>
          <w:p w14:paraId="4C39BF80"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Chất liệu: TR </w:t>
            </w:r>
          </w:p>
          <w:p w14:paraId="5E747C1F"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Size: 54-16-145mm</w:t>
            </w:r>
          </w:p>
          <w:p w14:paraId="35CA9D4F"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Bảo hành 12 tháng.</w:t>
            </w:r>
          </w:p>
          <w:p w14:paraId="3901B6B1"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Phụ kiện: hộp đựng kính + khăn lau kính.</w:t>
            </w:r>
          </w:p>
          <w:p w14:paraId="11CA79B9" w14:textId="77777777" w:rsidR="00466366" w:rsidRDefault="00466366"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1FAC6462"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 xml:space="preserve">Bạn có thể thay đổi tròng kính một cách dễ dàng với SNAP LENS. Thiết kế được tích hợp với nam châm đính kèm, tròng kính có thể gắn vào khung kính chính một cách dễ dàng. Mỗi gọng kính sẽ đi kèm với </w:t>
            </w:r>
            <w:r>
              <w:rPr>
                <w:rFonts w:ascii="Segoe UI" w:hAnsi="Segoe UI" w:cs="Segoe UI"/>
                <w:color w:val="212529"/>
                <w:sz w:val="23"/>
                <w:szCs w:val="23"/>
              </w:rPr>
              <w:lastRenderedPageBreak/>
              <w:t>một SNAP LENS, bạn có thể lựa chọn theo sở thích của mình.</w:t>
            </w:r>
          </w:p>
          <w:p w14:paraId="3393C397"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46C35657"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56AB9D4D" w14:textId="77777777" w:rsidR="00466366" w:rsidRDefault="00466366" w:rsidP="00360364"/>
          <w:p w14:paraId="6E1AD5D1" w14:textId="77777777" w:rsidR="001D5C59" w:rsidRDefault="001D5C59" w:rsidP="00360364"/>
        </w:tc>
      </w:tr>
      <w:tr w:rsidR="00360364" w14:paraId="20D844DA" w14:textId="77777777" w:rsidTr="001D5C59">
        <w:tc>
          <w:tcPr>
            <w:tcW w:w="4675" w:type="dxa"/>
          </w:tcPr>
          <w:p w14:paraId="295E53A4" w14:textId="4A2F02A9" w:rsidR="001D5C59" w:rsidRDefault="00466366" w:rsidP="00360364">
            <w:r>
              <w:lastRenderedPageBreak/>
              <w:t>73.</w:t>
            </w:r>
            <w:r w:rsidR="00360364">
              <w:t xml:space="preserve"> </w:t>
            </w:r>
            <w:r w:rsidR="00360364">
              <w:t>Clip on 2 lớp</w:t>
            </w:r>
          </w:p>
          <w:p w14:paraId="33FE63EA" w14:textId="77777777" w:rsidR="00466366" w:rsidRDefault="00466366" w:rsidP="00360364">
            <w:r>
              <w:t>C2 Đen mắt xanh rêu</w:t>
            </w:r>
          </w:p>
          <w:p w14:paraId="627ADB35" w14:textId="77777777" w:rsidR="00466366" w:rsidRDefault="00466366" w:rsidP="00360364">
            <w:r>
              <w:rPr>
                <w:noProof/>
              </w:rPr>
              <w:drawing>
                <wp:inline distT="0" distB="0" distL="0" distR="0" wp14:anchorId="71CCAC88" wp14:editId="4D64C5AE">
                  <wp:extent cx="2277534" cy="2277534"/>
                  <wp:effectExtent l="0" t="0" r="889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279180" cy="2279180"/>
                          </a:xfrm>
                          <a:prstGeom prst="rect">
                            <a:avLst/>
                          </a:prstGeom>
                        </pic:spPr>
                      </pic:pic>
                    </a:graphicData>
                  </a:graphic>
                </wp:inline>
              </w:drawing>
            </w:r>
          </w:p>
          <w:p w14:paraId="56D23BD2" w14:textId="77777777" w:rsidR="00466366" w:rsidRDefault="00466366" w:rsidP="00360364">
            <w:r>
              <w:t>C1 Đen mắt đen</w:t>
            </w:r>
          </w:p>
          <w:p w14:paraId="3ADDB3D8" w14:textId="73CBCE10" w:rsidR="00466366" w:rsidRDefault="00466366" w:rsidP="00360364">
            <w:r>
              <w:rPr>
                <w:noProof/>
              </w:rPr>
              <w:lastRenderedPageBreak/>
              <w:drawing>
                <wp:inline distT="0" distB="0" distL="0" distR="0" wp14:anchorId="6CAD24A3" wp14:editId="4B43F6C6">
                  <wp:extent cx="2074334" cy="2074334"/>
                  <wp:effectExtent l="0" t="0" r="254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078998" cy="2078998"/>
                          </a:xfrm>
                          <a:prstGeom prst="rect">
                            <a:avLst/>
                          </a:prstGeom>
                        </pic:spPr>
                      </pic:pic>
                    </a:graphicData>
                  </a:graphic>
                </wp:inline>
              </w:drawing>
            </w:r>
          </w:p>
        </w:tc>
        <w:tc>
          <w:tcPr>
            <w:tcW w:w="4675" w:type="dxa"/>
          </w:tcPr>
          <w:p w14:paraId="491803A1" w14:textId="77777777" w:rsidR="00466366" w:rsidRDefault="00466366" w:rsidP="00360364">
            <w:r>
              <w:lastRenderedPageBreak/>
              <w:t>Kính Râm Cận TR90 Clip On 2 Trong 1 Phân Cực Polarized 8188</w:t>
            </w:r>
          </w:p>
          <w:p w14:paraId="3EAFFDC8" w14:textId="77777777" w:rsidR="001D5C59" w:rsidRDefault="00466366" w:rsidP="00360364">
            <w:r>
              <w:t xml:space="preserve">Giá: 600,000 </w:t>
            </w:r>
            <w:r>
              <w:sym w:font="Wingdings" w:char="F0E0"/>
            </w:r>
            <w:r>
              <w:t>400,000</w:t>
            </w:r>
          </w:p>
          <w:p w14:paraId="6A68044A" w14:textId="77777777" w:rsidR="00466366" w:rsidRDefault="00466366" w:rsidP="00360364">
            <w:pPr>
              <w:rPr>
                <w:rFonts w:ascii="Segoe UI" w:hAnsi="Segoe UI" w:cs="Segoe UI"/>
                <w:color w:val="212529"/>
                <w:sz w:val="23"/>
                <w:szCs w:val="23"/>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r>
              <w:rPr>
                <w:rFonts w:ascii="Segoe UI" w:hAnsi="Segoe UI" w:cs="Segoe UI"/>
                <w:color w:val="212529"/>
                <w:sz w:val="23"/>
                <w:szCs w:val="23"/>
              </w:rPr>
              <w:t xml:space="preserve"> </w:t>
            </w:r>
          </w:p>
          <w:p w14:paraId="7DC6D98B" w14:textId="517E03E3" w:rsidR="00466366" w:rsidRDefault="00466366" w:rsidP="00360364">
            <w:pPr>
              <w:rPr>
                <w:rFonts w:ascii="Segoe UI" w:hAnsi="Segoe UI" w:cs="Segoe UI"/>
                <w:color w:val="212529"/>
                <w:sz w:val="23"/>
                <w:szCs w:val="23"/>
              </w:rPr>
            </w:pPr>
            <w:r>
              <w:rPr>
                <w:rFonts w:ascii="Segoe UI" w:hAnsi="Segoe UI" w:cs="Segoe UI"/>
                <w:color w:val="212529"/>
                <w:sz w:val="23"/>
                <w:szCs w:val="23"/>
              </w:rPr>
              <w:t>Mã sp: 8188</w:t>
            </w:r>
          </w:p>
          <w:p w14:paraId="5094A14E"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Chất liệu: TR + hợp kim.</w:t>
            </w:r>
          </w:p>
          <w:p w14:paraId="70FD1842"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Size: 54-19-145mm</w:t>
            </w:r>
          </w:p>
          <w:p w14:paraId="38987D89"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Bảo hành 12 tháng.</w:t>
            </w:r>
          </w:p>
          <w:p w14:paraId="4D14B76D"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Phụ kiện: hộp đựng kính + khăn lau kính.</w:t>
            </w:r>
          </w:p>
          <w:p w14:paraId="2ECDB574" w14:textId="77777777" w:rsidR="00466366" w:rsidRDefault="00466366"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24B6E95A"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1822DCBE"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 xml:space="preserve">Dòng kính SNAP nổi tiếng với sự tiện lợi, kết hợp kính gọng và kính mát 2 trong 1, </w:t>
            </w:r>
            <w:r>
              <w:rPr>
                <w:rFonts w:ascii="Segoe UI" w:hAnsi="Segoe UI" w:cs="Segoe UI"/>
                <w:color w:val="212529"/>
                <w:sz w:val="23"/>
                <w:szCs w:val="23"/>
              </w:rPr>
              <w:lastRenderedPageBreak/>
              <w:t>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0C7B1D99"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6649308B" w14:textId="6A2B2F60" w:rsidR="00466366" w:rsidRDefault="00466366" w:rsidP="00360364"/>
        </w:tc>
      </w:tr>
      <w:tr w:rsidR="00360364" w14:paraId="7A340B80" w14:textId="77777777" w:rsidTr="001D5C59">
        <w:tc>
          <w:tcPr>
            <w:tcW w:w="4675" w:type="dxa"/>
          </w:tcPr>
          <w:p w14:paraId="37FD22F8" w14:textId="15F60419" w:rsidR="001D5C59" w:rsidRDefault="00466366" w:rsidP="00360364">
            <w:r>
              <w:lastRenderedPageBreak/>
              <w:t>74.</w:t>
            </w:r>
            <w:r w:rsidR="00360364">
              <w:t xml:space="preserve"> </w:t>
            </w:r>
            <w:r w:rsidR="00360364">
              <w:t>Clip on 2 lớp</w:t>
            </w:r>
          </w:p>
          <w:p w14:paraId="1E37508B" w14:textId="73C5E97B" w:rsidR="00466366" w:rsidRDefault="00466366" w:rsidP="00360364">
            <w:r>
              <w:t>C1 Đen</w:t>
            </w:r>
          </w:p>
          <w:p w14:paraId="0A9B07C0" w14:textId="47A05408" w:rsidR="00466366" w:rsidRDefault="00466366" w:rsidP="00360364">
            <w:r>
              <w:rPr>
                <w:noProof/>
              </w:rPr>
              <w:drawing>
                <wp:inline distT="0" distB="0" distL="0" distR="0" wp14:anchorId="12D2A014" wp14:editId="5804B4FE">
                  <wp:extent cx="2302934" cy="2302934"/>
                  <wp:effectExtent l="0" t="0" r="254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305638" cy="2305638"/>
                          </a:xfrm>
                          <a:prstGeom prst="rect">
                            <a:avLst/>
                          </a:prstGeom>
                        </pic:spPr>
                      </pic:pic>
                    </a:graphicData>
                  </a:graphic>
                </wp:inline>
              </w:drawing>
            </w:r>
          </w:p>
          <w:p w14:paraId="7D9B3794" w14:textId="7EECC6C4" w:rsidR="00466366" w:rsidRDefault="00466366" w:rsidP="00360364">
            <w:r>
              <w:t>C2 Xanh rêu</w:t>
            </w:r>
          </w:p>
          <w:p w14:paraId="5C925618" w14:textId="648A443E" w:rsidR="00466366" w:rsidRDefault="00466366" w:rsidP="00360364">
            <w:r>
              <w:rPr>
                <w:noProof/>
              </w:rPr>
              <w:lastRenderedPageBreak/>
              <w:drawing>
                <wp:inline distT="0" distB="0" distL="0" distR="0" wp14:anchorId="0B14C032" wp14:editId="3420AC99">
                  <wp:extent cx="2362200" cy="23622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364488" cy="2364488"/>
                          </a:xfrm>
                          <a:prstGeom prst="rect">
                            <a:avLst/>
                          </a:prstGeom>
                        </pic:spPr>
                      </pic:pic>
                    </a:graphicData>
                  </a:graphic>
                </wp:inline>
              </w:drawing>
            </w:r>
          </w:p>
          <w:p w14:paraId="2768F67C" w14:textId="67E4DF0C" w:rsidR="00466366" w:rsidRDefault="00466366" w:rsidP="00360364">
            <w:r>
              <w:t>C3 Đen trong</w:t>
            </w:r>
          </w:p>
          <w:p w14:paraId="524DCF43" w14:textId="5A802D5F" w:rsidR="00466366" w:rsidRDefault="00466366" w:rsidP="00360364">
            <w:r>
              <w:rPr>
                <w:noProof/>
              </w:rPr>
              <w:drawing>
                <wp:inline distT="0" distB="0" distL="0" distR="0" wp14:anchorId="0259889B" wp14:editId="5E61B697">
                  <wp:extent cx="2192866" cy="219286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194735" cy="2194735"/>
                          </a:xfrm>
                          <a:prstGeom prst="rect">
                            <a:avLst/>
                          </a:prstGeom>
                        </pic:spPr>
                      </pic:pic>
                    </a:graphicData>
                  </a:graphic>
                </wp:inline>
              </w:drawing>
            </w:r>
          </w:p>
          <w:p w14:paraId="23D61871" w14:textId="37905AEE" w:rsidR="00466366" w:rsidRDefault="00466366" w:rsidP="00360364"/>
        </w:tc>
        <w:tc>
          <w:tcPr>
            <w:tcW w:w="4675" w:type="dxa"/>
          </w:tcPr>
          <w:p w14:paraId="27BD03FA" w14:textId="77777777" w:rsidR="00466366" w:rsidRDefault="00466366" w:rsidP="00360364">
            <w:r>
              <w:lastRenderedPageBreak/>
              <w:t>Kính Râm Cận Clip On 2 Trong 1 Cao Cấp 8191</w:t>
            </w:r>
          </w:p>
          <w:p w14:paraId="417C9059" w14:textId="77777777" w:rsidR="001D5C59" w:rsidRDefault="00466366" w:rsidP="00360364">
            <w:r>
              <w:t xml:space="preserve">Giá: 800,000 </w:t>
            </w:r>
            <w:r>
              <w:sym w:font="Wingdings" w:char="F0E0"/>
            </w:r>
            <w:r>
              <w:t xml:space="preserve"> 400,000</w:t>
            </w:r>
          </w:p>
          <w:p w14:paraId="293CB28C" w14:textId="77777777" w:rsidR="00466366" w:rsidRDefault="00466366"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Snap Lens</w:t>
            </w:r>
          </w:p>
          <w:p w14:paraId="1855E575"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325065F0"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Mã sp: 8191</w:t>
            </w:r>
          </w:p>
          <w:p w14:paraId="51637703"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Chất liệu: TR + hợp kim.</w:t>
            </w:r>
          </w:p>
          <w:p w14:paraId="6FD98B39"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Size: 54-19-145mm</w:t>
            </w:r>
          </w:p>
          <w:p w14:paraId="07BF0172"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Bảo hành 12 tháng.</w:t>
            </w:r>
          </w:p>
          <w:p w14:paraId="45A73014"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Phụ kiện: hộp đựng kính + khăn lau kính.</w:t>
            </w:r>
          </w:p>
          <w:p w14:paraId="39EC5BEA" w14:textId="77777777" w:rsidR="00466366" w:rsidRDefault="00466366"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3B8EE205"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SNAP LENS. Thiết kế được tích hợp với nam châm đính kèm, tròng kính có thể gắn vào khung kính chính một cách dễ dàng. Mỗi gọng kính sẽ đi kèm với một SNAP LENS, bạn có thể lựa chọn theo sở thích của mình.</w:t>
            </w:r>
          </w:p>
          <w:p w14:paraId="7381B4A0"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 xml:space="preserve">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w:t>
            </w:r>
            <w:r>
              <w:rPr>
                <w:rFonts w:ascii="Segoe UI" w:hAnsi="Segoe UI" w:cs="Segoe UI"/>
                <w:color w:val="212529"/>
                <w:sz w:val="23"/>
                <w:szCs w:val="23"/>
              </w:rPr>
              <w:lastRenderedPageBreak/>
              <w:t>tia UV, dòng sản phẩm Memory Metal – SNAP còn được làm từ TR, tăng độ đàn hồi cho sản phẩm, hạn chế ăn mòn và an toàn với những bạn dị ứng kim loại.</w:t>
            </w:r>
          </w:p>
          <w:p w14:paraId="51FB6405" w14:textId="77777777" w:rsidR="00466366" w:rsidRDefault="00466366"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67747832" w14:textId="6072A54F" w:rsidR="00466366" w:rsidRDefault="00466366" w:rsidP="00360364"/>
        </w:tc>
      </w:tr>
      <w:tr w:rsidR="00360364" w14:paraId="63EE8DE7" w14:textId="77777777" w:rsidTr="001D5C59">
        <w:tc>
          <w:tcPr>
            <w:tcW w:w="4675" w:type="dxa"/>
          </w:tcPr>
          <w:p w14:paraId="06D67999" w14:textId="3E77D2DA" w:rsidR="001D5C59" w:rsidRDefault="002B64DC" w:rsidP="00360364">
            <w:r>
              <w:lastRenderedPageBreak/>
              <w:t>75.</w:t>
            </w:r>
            <w:r w:rsidR="00360364">
              <w:t xml:space="preserve"> </w:t>
            </w:r>
            <w:r w:rsidR="00360364">
              <w:t>Clip on 2 lớp</w:t>
            </w:r>
          </w:p>
          <w:p w14:paraId="1ADCA822" w14:textId="77777777" w:rsidR="002B64DC" w:rsidRDefault="002B64DC" w:rsidP="00360364">
            <w:r>
              <w:t>C1 Đen</w:t>
            </w:r>
          </w:p>
          <w:p w14:paraId="39AA1893" w14:textId="6F8E1556" w:rsidR="002B64DC" w:rsidRDefault="002B64DC" w:rsidP="00360364">
            <w:r>
              <w:rPr>
                <w:noProof/>
              </w:rPr>
              <w:drawing>
                <wp:inline distT="0" distB="0" distL="0" distR="0" wp14:anchorId="38D57037" wp14:editId="3AB233A3">
                  <wp:extent cx="2362200" cy="2362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363658" cy="2363658"/>
                          </a:xfrm>
                          <a:prstGeom prst="rect">
                            <a:avLst/>
                          </a:prstGeom>
                        </pic:spPr>
                      </pic:pic>
                    </a:graphicData>
                  </a:graphic>
                </wp:inline>
              </w:drawing>
            </w:r>
          </w:p>
        </w:tc>
        <w:tc>
          <w:tcPr>
            <w:tcW w:w="4675" w:type="dxa"/>
          </w:tcPr>
          <w:p w14:paraId="215F80C9" w14:textId="59681A2C" w:rsidR="002B64DC" w:rsidRDefault="002B64DC" w:rsidP="00360364">
            <w:pPr>
              <w:rPr>
                <w:rFonts w:ascii="Segoe UI" w:hAnsi="Segoe UI" w:cs="Segoe UI"/>
                <w:color w:val="212529"/>
                <w:sz w:val="30"/>
                <w:szCs w:val="30"/>
              </w:rPr>
            </w:pPr>
            <w:r>
              <w:rPr>
                <w:rFonts w:ascii="Segoe UI" w:hAnsi="Segoe UI" w:cs="Segoe UI"/>
                <w:color w:val="212529"/>
                <w:sz w:val="30"/>
                <w:szCs w:val="30"/>
              </w:rPr>
              <w:t xml:space="preserve">Kính râm cận 2 lớp clip on </w:t>
            </w:r>
            <w:r>
              <w:rPr>
                <w:rFonts w:ascii="Segoe UI" w:hAnsi="Segoe UI" w:cs="Segoe UI"/>
                <w:color w:val="212529"/>
                <w:sz w:val="30"/>
                <w:szCs w:val="30"/>
              </w:rPr>
              <w:t>daniel jones</w:t>
            </w:r>
            <w:r>
              <w:rPr>
                <w:rFonts w:ascii="Segoe UI" w:hAnsi="Segoe UI" w:cs="Segoe UI"/>
                <w:color w:val="212529"/>
                <w:sz w:val="30"/>
                <w:szCs w:val="30"/>
              </w:rPr>
              <w:t xml:space="preserve"> 536</w:t>
            </w:r>
          </w:p>
          <w:p w14:paraId="2FD7D89A" w14:textId="77777777" w:rsidR="001D5C59" w:rsidRDefault="002B64DC" w:rsidP="00360364">
            <w:r>
              <w:t xml:space="preserve">Giá: 500,000 </w:t>
            </w:r>
            <w:r>
              <w:sym w:font="Wingdings" w:char="F0E0"/>
            </w:r>
            <w:r>
              <w:t xml:space="preserve"> 320,000</w:t>
            </w:r>
          </w:p>
          <w:p w14:paraId="4BC23B5A" w14:textId="77777777" w:rsidR="002B64DC" w:rsidRDefault="002B64DC"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daniel jones</w:t>
            </w:r>
          </w:p>
          <w:p w14:paraId="0736B525"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58D00B61"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Mã sp: 536.</w:t>
            </w:r>
          </w:p>
          <w:p w14:paraId="40517842"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Chất liệu: Ultem.</w:t>
            </w:r>
          </w:p>
          <w:p w14:paraId="107F44A9"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Size: 53-17-145mm</w:t>
            </w:r>
          </w:p>
          <w:p w14:paraId="7D79C236"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Bảo hành 12 tháng.</w:t>
            </w:r>
          </w:p>
          <w:p w14:paraId="431C8202"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Phụ kiện: hộp đựng kính + khăn lau kính.</w:t>
            </w:r>
          </w:p>
          <w:p w14:paraId="4D7D889B" w14:textId="09C0FD4D" w:rsidR="002B64DC" w:rsidRDefault="002B64DC" w:rsidP="00360364"/>
        </w:tc>
      </w:tr>
      <w:tr w:rsidR="00360364" w14:paraId="43CB9866" w14:textId="77777777" w:rsidTr="001D5C59">
        <w:tc>
          <w:tcPr>
            <w:tcW w:w="4675" w:type="dxa"/>
          </w:tcPr>
          <w:p w14:paraId="0DB696C3" w14:textId="77777777" w:rsidR="001D5C59" w:rsidRDefault="002B64DC" w:rsidP="00360364">
            <w:r>
              <w:t>76.</w:t>
            </w:r>
          </w:p>
          <w:p w14:paraId="788E3424" w14:textId="77777777" w:rsidR="002B64DC" w:rsidRDefault="002B64DC" w:rsidP="00360364">
            <w:r>
              <w:t>C3 Đen</w:t>
            </w:r>
          </w:p>
          <w:p w14:paraId="04A93B0B" w14:textId="77777777" w:rsidR="002B64DC" w:rsidRDefault="002B64DC" w:rsidP="00360364">
            <w:r>
              <w:rPr>
                <w:noProof/>
              </w:rPr>
              <w:lastRenderedPageBreak/>
              <w:drawing>
                <wp:inline distT="0" distB="0" distL="0" distR="0" wp14:anchorId="236ADA13" wp14:editId="61747180">
                  <wp:extent cx="1913467" cy="191346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915221" cy="1915221"/>
                          </a:xfrm>
                          <a:prstGeom prst="rect">
                            <a:avLst/>
                          </a:prstGeom>
                        </pic:spPr>
                      </pic:pic>
                    </a:graphicData>
                  </a:graphic>
                </wp:inline>
              </w:drawing>
            </w:r>
          </w:p>
          <w:p w14:paraId="2FA96622" w14:textId="77777777" w:rsidR="002B64DC" w:rsidRDefault="002B64DC" w:rsidP="00360364">
            <w:r>
              <w:t>C2 Đen viền vàng</w:t>
            </w:r>
          </w:p>
          <w:p w14:paraId="51C6D0D3" w14:textId="2D870F7F" w:rsidR="002B64DC" w:rsidRDefault="002B64DC" w:rsidP="00360364">
            <w:r>
              <w:rPr>
                <w:noProof/>
              </w:rPr>
              <w:drawing>
                <wp:inline distT="0" distB="0" distL="0" distR="0" wp14:anchorId="316A447E" wp14:editId="530A8098">
                  <wp:extent cx="2023533" cy="202353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026014" cy="2026014"/>
                          </a:xfrm>
                          <a:prstGeom prst="rect">
                            <a:avLst/>
                          </a:prstGeom>
                        </pic:spPr>
                      </pic:pic>
                    </a:graphicData>
                  </a:graphic>
                </wp:inline>
              </w:drawing>
            </w:r>
          </w:p>
        </w:tc>
        <w:tc>
          <w:tcPr>
            <w:tcW w:w="4675" w:type="dxa"/>
          </w:tcPr>
          <w:p w14:paraId="4138FC86" w14:textId="77777777" w:rsidR="002B64DC" w:rsidRDefault="002B64DC" w:rsidP="00360364">
            <w:r>
              <w:lastRenderedPageBreak/>
              <w:t>Kính Râm Cận Clip On 2 Trong 1 Saint Brown 2132</w:t>
            </w:r>
          </w:p>
          <w:p w14:paraId="6B05A909" w14:textId="77777777" w:rsidR="001D5C59" w:rsidRDefault="002B64DC" w:rsidP="00360364">
            <w:r>
              <w:lastRenderedPageBreak/>
              <w:t xml:space="preserve">Giá: 700,000 </w:t>
            </w:r>
            <w:r>
              <w:sym w:font="Wingdings" w:char="F0E0"/>
            </w:r>
            <w:r>
              <w:t xml:space="preserve"> 420,000</w:t>
            </w:r>
          </w:p>
          <w:p w14:paraId="12F5946D" w14:textId="77777777" w:rsidR="002B64DC" w:rsidRDefault="002B64DC"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Saint Brown</w:t>
            </w:r>
          </w:p>
          <w:p w14:paraId="1701B270"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Thông Tin Sản Phẩm: </w:t>
            </w:r>
          </w:p>
          <w:p w14:paraId="3727312E"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Mã sp: 2132.</w:t>
            </w:r>
          </w:p>
          <w:p w14:paraId="759677EA"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Chất liệu: TR + hợp kim.</w:t>
            </w:r>
          </w:p>
          <w:p w14:paraId="288353C8"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Size: 54-19-145mm</w:t>
            </w:r>
          </w:p>
          <w:p w14:paraId="5131D83A"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Bảo hành 12 tháng.</w:t>
            </w:r>
          </w:p>
          <w:p w14:paraId="0041083C"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Phụ kiện: hộp đựng kính + khăn lau kính.</w:t>
            </w:r>
          </w:p>
          <w:p w14:paraId="59E58D22" w14:textId="77777777" w:rsidR="002B64DC" w:rsidRDefault="002B64DC" w:rsidP="00360364">
            <w:pPr>
              <w:rPr>
                <w:rFonts w:ascii="Segoe UI" w:hAnsi="Segoe UI" w:cs="Segoe UI"/>
                <w:color w:val="212529"/>
                <w:sz w:val="23"/>
                <w:szCs w:val="23"/>
              </w:rPr>
            </w:pPr>
            <w:r>
              <w:rPr>
                <w:rStyle w:val="Strong"/>
                <w:rFonts w:ascii="Segoe UI" w:hAnsi="Segoe UI" w:cs="Segoe UI"/>
                <w:color w:val="212529"/>
                <w:sz w:val="23"/>
                <w:szCs w:val="23"/>
              </w:rPr>
              <w:t>Tròng kính cận &amp; kính mát 2 TRONG 1</w:t>
            </w:r>
          </w:p>
          <w:p w14:paraId="5664390E"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Bạn có thể thay đổi tròng kính một cách dễ dàng với </w:t>
            </w:r>
            <w:r>
              <w:rPr>
                <w:rStyle w:val="Strong"/>
                <w:rFonts w:ascii="Segoe UI" w:hAnsi="Segoe UI" w:cs="Segoe UI"/>
                <w:color w:val="212529"/>
                <w:sz w:val="23"/>
                <w:szCs w:val="23"/>
              </w:rPr>
              <w:t>SNAP LENS</w:t>
            </w:r>
            <w:r>
              <w:rPr>
                <w:rFonts w:ascii="Segoe UI" w:hAnsi="Segoe UI" w:cs="Segoe UI"/>
                <w:color w:val="212529"/>
                <w:sz w:val="23"/>
                <w:szCs w:val="23"/>
              </w:rPr>
              <w:t>. Thiết kế được tích hợp với nam châm đính kèm, tròng kính có thể gắn vào khung kính chính một cách dễ dàng. Mỗi gọng kính sẽ đi kèm với một </w:t>
            </w:r>
            <w:r>
              <w:rPr>
                <w:rStyle w:val="Strong"/>
                <w:rFonts w:ascii="Segoe UI" w:hAnsi="Segoe UI" w:cs="Segoe UI"/>
                <w:color w:val="212529"/>
                <w:sz w:val="23"/>
                <w:szCs w:val="23"/>
              </w:rPr>
              <w:t>SNAP LENS</w:t>
            </w:r>
            <w:r>
              <w:rPr>
                <w:rFonts w:ascii="Segoe UI" w:hAnsi="Segoe UI" w:cs="Segoe UI"/>
                <w:color w:val="212529"/>
                <w:sz w:val="23"/>
                <w:szCs w:val="23"/>
              </w:rPr>
              <w:t>, bạn có thể lựa chọn theo sở thích của mình.</w:t>
            </w:r>
          </w:p>
          <w:p w14:paraId="5DED9EEF"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Dòng kính SNAP nổi tiếng với sự tiện lợi, kết hợp kính gọng và kính mát 2 trong 1, đây luôn là sự lựa chọn hàng đầu đối với những bạn mắc tật khúc xạ và gặp khó khăn trong việc chọn lựa kính mát. Bên cạnh việc bảo vệ mắt với tròng kính chống tia UV, dòng sản phẩm Memory Metal – SNAP còn được làm từ TR, tăng độ đàn hồi cho sản phẩm, hạn chế ăn mòn và an toàn với những bạn dị ứng kim loại.</w:t>
            </w:r>
          </w:p>
          <w:p w14:paraId="7FF71049" w14:textId="77777777" w:rsidR="002B64DC" w:rsidRDefault="002B64DC" w:rsidP="00360364">
            <w:pPr>
              <w:rPr>
                <w:rFonts w:ascii="Segoe UI" w:hAnsi="Segoe UI" w:cs="Segoe UI"/>
                <w:color w:val="212529"/>
                <w:sz w:val="23"/>
                <w:szCs w:val="23"/>
              </w:rPr>
            </w:pPr>
            <w:r>
              <w:rPr>
                <w:rFonts w:ascii="Segoe UI" w:hAnsi="Segoe UI" w:cs="Segoe UI"/>
                <w:color w:val="212529"/>
                <w:sz w:val="23"/>
                <w:szCs w:val="23"/>
              </w:rPr>
              <w:t>Team cận thị không cần e ngại khi mùa hè đang đến gần nữa! Với HIROTO SNAP, bạn có thể biến kính cận thành kính mát nhanh chóng với SNAP LENS. Thiết kế được tích hợp với nam châm đính kèm, tròng kính SNAP có thể gắn vào khung kính chính xác một cách dễ dàng, giúp bạn bảo vệ mắt khỏi tia UV và vẫn đảm bảo tầm nhìn tinh nét.</w:t>
            </w:r>
          </w:p>
          <w:p w14:paraId="53461CCC" w14:textId="2E9E88DF" w:rsidR="002B64DC" w:rsidRDefault="002B64DC" w:rsidP="00360364"/>
        </w:tc>
      </w:tr>
      <w:tr w:rsidR="00360364" w14:paraId="6CEFECA3" w14:textId="77777777" w:rsidTr="001D5C59">
        <w:tc>
          <w:tcPr>
            <w:tcW w:w="4675" w:type="dxa"/>
          </w:tcPr>
          <w:p w14:paraId="6B064E5D" w14:textId="2978BEDF" w:rsidR="001D5C59" w:rsidRDefault="002B64DC" w:rsidP="00360364">
            <w:r>
              <w:lastRenderedPageBreak/>
              <w:t>77.</w:t>
            </w:r>
            <w:r w:rsidR="00360364">
              <w:t>Nam</w:t>
            </w:r>
          </w:p>
          <w:p w14:paraId="183F46CF" w14:textId="797916E8" w:rsidR="00360364" w:rsidRDefault="00360364" w:rsidP="00360364">
            <w:r>
              <w:t>A10</w:t>
            </w:r>
          </w:p>
          <w:p w14:paraId="74A2562C" w14:textId="3F8BFBB2" w:rsidR="00360364" w:rsidRDefault="00360364" w:rsidP="00360364">
            <w:r>
              <w:rPr>
                <w:noProof/>
              </w:rPr>
              <w:lastRenderedPageBreak/>
              <w:drawing>
                <wp:inline distT="0" distB="0" distL="0" distR="0" wp14:anchorId="7843A2D8" wp14:editId="0C19FF40">
                  <wp:extent cx="1752600" cy="1752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54223" cy="1754223"/>
                          </a:xfrm>
                          <a:prstGeom prst="rect">
                            <a:avLst/>
                          </a:prstGeom>
                        </pic:spPr>
                      </pic:pic>
                    </a:graphicData>
                  </a:graphic>
                </wp:inline>
              </w:drawing>
            </w:r>
          </w:p>
        </w:tc>
        <w:tc>
          <w:tcPr>
            <w:tcW w:w="4675" w:type="dxa"/>
          </w:tcPr>
          <w:p w14:paraId="59BDA07D" w14:textId="77777777" w:rsidR="00360364" w:rsidRDefault="00360364" w:rsidP="00360364">
            <w:r>
              <w:lastRenderedPageBreak/>
              <w:t>Kính Mát Molsion MS7076</w:t>
            </w:r>
          </w:p>
          <w:p w14:paraId="4B65DD48" w14:textId="77777777" w:rsidR="001D5C59" w:rsidRDefault="00360364" w:rsidP="00360364">
            <w:r>
              <w:t xml:space="preserve">Giá: 1,850,000 </w:t>
            </w:r>
            <w:r>
              <w:sym w:font="Wingdings" w:char="F0E0"/>
            </w:r>
            <w:r>
              <w:t xml:space="preserve"> 1,572,500</w:t>
            </w:r>
          </w:p>
          <w:p w14:paraId="3D36B36B" w14:textId="77777777" w:rsidR="00360364" w:rsidRDefault="00360364"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Molsion</w:t>
            </w:r>
          </w:p>
          <w:p w14:paraId="124C1898" w14:textId="77777777" w:rsidR="00360364" w:rsidRDefault="00360364" w:rsidP="00360364">
            <w:pPr>
              <w:rPr>
                <w:rFonts w:ascii="Segoe UI" w:hAnsi="Segoe UI" w:cs="Segoe UI"/>
                <w:color w:val="212529"/>
                <w:sz w:val="23"/>
                <w:szCs w:val="23"/>
              </w:rPr>
            </w:pPr>
            <w:r>
              <w:rPr>
                <w:rStyle w:val="Strong"/>
                <w:rFonts w:ascii="Segoe UI" w:hAnsi="Segoe UI" w:cs="Segoe UI"/>
                <w:color w:val="212529"/>
              </w:rPr>
              <w:t>Thông tin sản phẩm:</w:t>
            </w:r>
          </w:p>
          <w:p w14:paraId="0C5837A5" w14:textId="77777777" w:rsidR="00360364" w:rsidRDefault="00360364" w:rsidP="00360364">
            <w:pPr>
              <w:rPr>
                <w:rFonts w:ascii="Segoe UI" w:hAnsi="Segoe UI" w:cs="Segoe UI"/>
                <w:color w:val="212529"/>
                <w:sz w:val="23"/>
                <w:szCs w:val="23"/>
              </w:rPr>
            </w:pPr>
            <w:r>
              <w:rPr>
                <w:rFonts w:ascii="Segoe UI" w:hAnsi="Segoe UI" w:cs="Segoe UI"/>
                <w:color w:val="212529"/>
              </w:rPr>
              <w:t>Thương hiệu: Molsion</w:t>
            </w:r>
          </w:p>
          <w:p w14:paraId="2F5B5FCD" w14:textId="77777777" w:rsidR="00360364" w:rsidRDefault="00360364" w:rsidP="00360364">
            <w:pPr>
              <w:rPr>
                <w:rFonts w:ascii="Segoe UI" w:hAnsi="Segoe UI" w:cs="Segoe UI"/>
                <w:color w:val="212529"/>
                <w:sz w:val="23"/>
                <w:szCs w:val="23"/>
              </w:rPr>
            </w:pPr>
            <w:r>
              <w:rPr>
                <w:rFonts w:ascii="Segoe UI" w:hAnsi="Segoe UI" w:cs="Segoe UI"/>
                <w:color w:val="212529"/>
              </w:rPr>
              <w:lastRenderedPageBreak/>
              <w:t>Phân khúc: Nam giới, Nữ giới, Gọng vuông</w:t>
            </w:r>
          </w:p>
          <w:p w14:paraId="5F77116A" w14:textId="77777777" w:rsidR="00360364" w:rsidRDefault="00360364" w:rsidP="00360364">
            <w:pPr>
              <w:rPr>
                <w:rFonts w:ascii="Segoe UI" w:hAnsi="Segoe UI" w:cs="Segoe UI"/>
                <w:color w:val="212529"/>
                <w:sz w:val="23"/>
                <w:szCs w:val="23"/>
              </w:rPr>
            </w:pPr>
            <w:r>
              <w:rPr>
                <w:rFonts w:ascii="Segoe UI" w:hAnsi="Segoe UI" w:cs="Segoe UI"/>
                <w:color w:val="212529"/>
              </w:rPr>
              <w:t>Chất liệu viền kính: Kim loại</w:t>
            </w:r>
          </w:p>
          <w:p w14:paraId="75E3F675" w14:textId="77777777" w:rsidR="00360364" w:rsidRDefault="00360364" w:rsidP="00360364">
            <w:pPr>
              <w:rPr>
                <w:rFonts w:ascii="Segoe UI" w:hAnsi="Segoe UI" w:cs="Segoe UI"/>
                <w:color w:val="212529"/>
                <w:sz w:val="23"/>
                <w:szCs w:val="23"/>
              </w:rPr>
            </w:pPr>
            <w:r>
              <w:rPr>
                <w:rFonts w:ascii="Segoe UI" w:hAnsi="Segoe UI" w:cs="Segoe UI"/>
                <w:color w:val="212529"/>
              </w:rPr>
              <w:t>Chất liệu càng kính: Kim loại</w:t>
            </w:r>
          </w:p>
          <w:p w14:paraId="4572D65F" w14:textId="77777777" w:rsidR="00360364" w:rsidRDefault="00360364" w:rsidP="00360364">
            <w:pPr>
              <w:rPr>
                <w:rFonts w:ascii="Segoe UI" w:hAnsi="Segoe UI" w:cs="Segoe UI"/>
                <w:color w:val="212529"/>
                <w:sz w:val="23"/>
                <w:szCs w:val="23"/>
              </w:rPr>
            </w:pPr>
            <w:r>
              <w:rPr>
                <w:rFonts w:ascii="Segoe UI" w:hAnsi="Segoe UI" w:cs="Segoe UI"/>
                <w:color w:val="212529"/>
              </w:rPr>
              <w:t>Độ dài tròng kính (mm): 55</w:t>
            </w:r>
          </w:p>
          <w:p w14:paraId="6196DBB1" w14:textId="77777777" w:rsidR="00360364" w:rsidRDefault="00360364" w:rsidP="00360364">
            <w:pPr>
              <w:rPr>
                <w:rFonts w:ascii="Segoe UI" w:hAnsi="Segoe UI" w:cs="Segoe UI"/>
                <w:color w:val="212529"/>
                <w:sz w:val="23"/>
                <w:szCs w:val="23"/>
              </w:rPr>
            </w:pPr>
            <w:r>
              <w:rPr>
                <w:rFonts w:ascii="Segoe UI" w:hAnsi="Segoe UI" w:cs="Segoe UI"/>
                <w:color w:val="212529"/>
              </w:rPr>
              <w:t>Độ dài cầu kính (mm): 20</w:t>
            </w:r>
          </w:p>
          <w:p w14:paraId="737705B1" w14:textId="77777777" w:rsidR="00360364" w:rsidRDefault="00360364" w:rsidP="00360364">
            <w:pPr>
              <w:rPr>
                <w:rFonts w:ascii="Segoe UI" w:hAnsi="Segoe UI" w:cs="Segoe UI"/>
                <w:color w:val="212529"/>
                <w:sz w:val="23"/>
                <w:szCs w:val="23"/>
              </w:rPr>
            </w:pPr>
            <w:r>
              <w:rPr>
                <w:rFonts w:ascii="Segoe UI" w:hAnsi="Segoe UI" w:cs="Segoe UI"/>
                <w:color w:val="212529"/>
              </w:rPr>
              <w:t>Độ dài càng kính (mm): 145</w:t>
            </w:r>
          </w:p>
          <w:p w14:paraId="12D0BD04" w14:textId="5489956F" w:rsidR="00360364" w:rsidRDefault="00360364" w:rsidP="00360364"/>
        </w:tc>
      </w:tr>
      <w:tr w:rsidR="00360364" w14:paraId="3137DFD9" w14:textId="77777777" w:rsidTr="001D5C59">
        <w:tc>
          <w:tcPr>
            <w:tcW w:w="4675" w:type="dxa"/>
          </w:tcPr>
          <w:p w14:paraId="0E814FE6" w14:textId="77777777" w:rsidR="001D5C59" w:rsidRDefault="00360364" w:rsidP="00360364">
            <w:r>
              <w:lastRenderedPageBreak/>
              <w:t>78.</w:t>
            </w:r>
          </w:p>
          <w:p w14:paraId="4399A87C" w14:textId="77777777" w:rsidR="00360364" w:rsidRDefault="00360364" w:rsidP="00360364">
            <w:r>
              <w:t>C1</w:t>
            </w:r>
          </w:p>
          <w:p w14:paraId="28211C79" w14:textId="77777777" w:rsidR="00360364" w:rsidRDefault="00360364" w:rsidP="00360364">
            <w:r>
              <w:rPr>
                <w:noProof/>
              </w:rPr>
              <w:drawing>
                <wp:inline distT="0" distB="0" distL="0" distR="0" wp14:anchorId="3C4AFE92" wp14:editId="02AA1786">
                  <wp:extent cx="2116667" cy="211666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118287" cy="2118287"/>
                          </a:xfrm>
                          <a:prstGeom prst="rect">
                            <a:avLst/>
                          </a:prstGeom>
                        </pic:spPr>
                      </pic:pic>
                    </a:graphicData>
                  </a:graphic>
                </wp:inline>
              </w:drawing>
            </w:r>
          </w:p>
          <w:p w14:paraId="16DAC086" w14:textId="77777777" w:rsidR="00360364" w:rsidRDefault="00360364" w:rsidP="00360364">
            <w:r>
              <w:t>C2</w:t>
            </w:r>
          </w:p>
          <w:p w14:paraId="6FC0B6ED" w14:textId="77777777" w:rsidR="00360364" w:rsidRDefault="00360364" w:rsidP="00360364">
            <w:r>
              <w:rPr>
                <w:noProof/>
              </w:rPr>
              <w:drawing>
                <wp:inline distT="0" distB="0" distL="0" distR="0" wp14:anchorId="1C289139" wp14:editId="66FBD0CE">
                  <wp:extent cx="1803400" cy="1803400"/>
                  <wp:effectExtent l="0" t="0" r="635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804143" cy="1804143"/>
                          </a:xfrm>
                          <a:prstGeom prst="rect">
                            <a:avLst/>
                          </a:prstGeom>
                        </pic:spPr>
                      </pic:pic>
                    </a:graphicData>
                  </a:graphic>
                </wp:inline>
              </w:drawing>
            </w:r>
          </w:p>
          <w:p w14:paraId="4BE8E0A0" w14:textId="77777777" w:rsidR="00360364" w:rsidRDefault="00360364" w:rsidP="00360364">
            <w:r>
              <w:t>C8</w:t>
            </w:r>
          </w:p>
          <w:p w14:paraId="4B560D2B" w14:textId="170AF1AC" w:rsidR="00360364" w:rsidRDefault="00360364" w:rsidP="00360364">
            <w:r>
              <w:rPr>
                <w:noProof/>
              </w:rPr>
              <w:lastRenderedPageBreak/>
              <w:drawing>
                <wp:inline distT="0" distB="0" distL="0" distR="0" wp14:anchorId="19E609BC" wp14:editId="7E657225">
                  <wp:extent cx="2218266" cy="221826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27">
                            <a:extLst>
                              <a:ext uri="{28A0092B-C50C-407E-A947-70E740481C1C}">
                                <a14:useLocalDpi xmlns:a14="http://schemas.microsoft.com/office/drawing/2010/main" val="0"/>
                              </a:ext>
                            </a:extLst>
                          </a:blip>
                          <a:stretch>
                            <a:fillRect/>
                          </a:stretch>
                        </pic:blipFill>
                        <pic:spPr>
                          <a:xfrm>
                            <a:off x="0" y="0"/>
                            <a:ext cx="2220240" cy="2220240"/>
                          </a:xfrm>
                          <a:prstGeom prst="rect">
                            <a:avLst/>
                          </a:prstGeom>
                        </pic:spPr>
                      </pic:pic>
                    </a:graphicData>
                  </a:graphic>
                </wp:inline>
              </w:drawing>
            </w:r>
          </w:p>
        </w:tc>
        <w:tc>
          <w:tcPr>
            <w:tcW w:w="4675" w:type="dxa"/>
          </w:tcPr>
          <w:p w14:paraId="5AE77426" w14:textId="77777777" w:rsidR="00360364" w:rsidRDefault="00360364" w:rsidP="00360364">
            <w:r>
              <w:lastRenderedPageBreak/>
              <w:t>Kính Mát Phân Cực KDEAM KD109</w:t>
            </w:r>
          </w:p>
          <w:p w14:paraId="7A4D212A" w14:textId="77777777" w:rsidR="001D5C59" w:rsidRDefault="00360364" w:rsidP="00360364">
            <w:r>
              <w:t>Giá: 500,000</w:t>
            </w:r>
          </w:p>
          <w:p w14:paraId="6B58E13B" w14:textId="77777777" w:rsidR="00360364" w:rsidRDefault="00360364"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KDEAM</w:t>
            </w:r>
          </w:p>
          <w:p w14:paraId="2392B4FB" w14:textId="77777777" w:rsidR="00360364" w:rsidRDefault="00360364" w:rsidP="00360364">
            <w:pPr>
              <w:rPr>
                <w:rFonts w:ascii="Segoe UI" w:hAnsi="Segoe UI" w:cs="Segoe UI"/>
                <w:color w:val="212529"/>
                <w:sz w:val="23"/>
                <w:szCs w:val="23"/>
              </w:rPr>
            </w:pPr>
            <w:r>
              <w:rPr>
                <w:rStyle w:val="Strong"/>
                <w:rFonts w:ascii="Segoe UI" w:hAnsi="Segoe UI" w:cs="Segoe UI"/>
                <w:color w:val="212529"/>
                <w:sz w:val="23"/>
                <w:szCs w:val="23"/>
              </w:rPr>
              <w:t>Thông tin sản phẩm:</w:t>
            </w:r>
          </w:p>
          <w:p w14:paraId="4E35D840" w14:textId="77777777" w:rsidR="00360364" w:rsidRDefault="00360364" w:rsidP="00360364">
            <w:pPr>
              <w:rPr>
                <w:rFonts w:ascii="Segoe UI" w:hAnsi="Segoe UI" w:cs="Segoe UI"/>
                <w:color w:val="212529"/>
                <w:sz w:val="23"/>
                <w:szCs w:val="23"/>
              </w:rPr>
            </w:pPr>
            <w:r>
              <w:rPr>
                <w:rFonts w:ascii="Segoe UI" w:hAnsi="Segoe UI" w:cs="Segoe UI"/>
                <w:color w:val="212529"/>
                <w:sz w:val="23"/>
                <w:szCs w:val="23"/>
              </w:rPr>
              <w:t>Thương hiệu: KDEAM</w:t>
            </w:r>
          </w:p>
          <w:p w14:paraId="02B5EBA4" w14:textId="77777777" w:rsidR="00360364" w:rsidRDefault="00360364" w:rsidP="00360364">
            <w:pPr>
              <w:rPr>
                <w:rFonts w:ascii="Segoe UI" w:hAnsi="Segoe UI" w:cs="Segoe UI"/>
                <w:color w:val="212529"/>
                <w:sz w:val="23"/>
                <w:szCs w:val="23"/>
              </w:rPr>
            </w:pPr>
            <w:r>
              <w:rPr>
                <w:rFonts w:ascii="Segoe UI" w:hAnsi="Segoe UI" w:cs="Segoe UI"/>
                <w:color w:val="212529"/>
                <w:sz w:val="23"/>
                <w:szCs w:val="23"/>
              </w:rPr>
              <w:t>Xuất xứ: Trung Quốc</w:t>
            </w:r>
          </w:p>
          <w:p w14:paraId="181DA4A2" w14:textId="77777777" w:rsidR="00360364" w:rsidRDefault="00360364" w:rsidP="00360364">
            <w:pPr>
              <w:rPr>
                <w:rFonts w:ascii="Segoe UI" w:hAnsi="Segoe UI" w:cs="Segoe UI"/>
                <w:color w:val="212529"/>
                <w:sz w:val="23"/>
                <w:szCs w:val="23"/>
              </w:rPr>
            </w:pPr>
            <w:r>
              <w:rPr>
                <w:rFonts w:ascii="Segoe UI" w:hAnsi="Segoe UI" w:cs="Segoe UI"/>
                <w:color w:val="212529"/>
                <w:sz w:val="23"/>
                <w:szCs w:val="23"/>
              </w:rPr>
              <w:t>Mã sp: KD109</w:t>
            </w:r>
          </w:p>
          <w:p w14:paraId="44419B38" w14:textId="77777777" w:rsidR="00360364" w:rsidRDefault="00360364" w:rsidP="00360364">
            <w:pPr>
              <w:rPr>
                <w:rFonts w:ascii="Segoe UI" w:hAnsi="Segoe UI" w:cs="Segoe UI"/>
                <w:color w:val="212529"/>
                <w:sz w:val="23"/>
                <w:szCs w:val="23"/>
              </w:rPr>
            </w:pPr>
            <w:r>
              <w:rPr>
                <w:rFonts w:ascii="Segoe UI" w:hAnsi="Segoe UI" w:cs="Segoe UI"/>
                <w:color w:val="212529"/>
                <w:sz w:val="23"/>
                <w:szCs w:val="23"/>
              </w:rPr>
              <w:t>Chất liệu khung: PC</w:t>
            </w:r>
          </w:p>
          <w:p w14:paraId="23EC7EF3" w14:textId="77777777" w:rsidR="00360364" w:rsidRDefault="00360364" w:rsidP="00360364">
            <w:pPr>
              <w:rPr>
                <w:rFonts w:ascii="Segoe UI" w:hAnsi="Segoe UI" w:cs="Segoe UI"/>
                <w:color w:val="212529"/>
                <w:sz w:val="23"/>
                <w:szCs w:val="23"/>
              </w:rPr>
            </w:pPr>
            <w:r>
              <w:rPr>
                <w:rFonts w:ascii="Segoe UI" w:hAnsi="Segoe UI" w:cs="Segoe UI"/>
                <w:color w:val="212529"/>
                <w:sz w:val="23"/>
                <w:szCs w:val="23"/>
              </w:rPr>
              <w:t>Chất liệu tròng: PC</w:t>
            </w:r>
          </w:p>
          <w:p w14:paraId="42CEEE51" w14:textId="77777777" w:rsidR="00360364" w:rsidRDefault="00360364" w:rsidP="00360364">
            <w:pPr>
              <w:rPr>
                <w:rFonts w:ascii="Segoe UI" w:hAnsi="Segoe UI" w:cs="Segoe UI"/>
                <w:color w:val="212529"/>
                <w:sz w:val="23"/>
                <w:szCs w:val="23"/>
              </w:rPr>
            </w:pPr>
            <w:r>
              <w:rPr>
                <w:rFonts w:ascii="Segoe UI" w:hAnsi="Segoe UI" w:cs="Segoe UI"/>
                <w:color w:val="212529"/>
                <w:sz w:val="23"/>
                <w:szCs w:val="23"/>
              </w:rPr>
              <w:t>Tính năng: Phân cực, chống chói, giảm mỏi mắt, chống tia UV.</w:t>
            </w:r>
          </w:p>
          <w:p w14:paraId="3F441073" w14:textId="53227114" w:rsidR="00360364" w:rsidRDefault="00360364" w:rsidP="00360364"/>
        </w:tc>
      </w:tr>
      <w:tr w:rsidR="00360364" w14:paraId="22EE0813" w14:textId="77777777" w:rsidTr="001D5C59">
        <w:tc>
          <w:tcPr>
            <w:tcW w:w="4675" w:type="dxa"/>
          </w:tcPr>
          <w:p w14:paraId="7DB0EC0F" w14:textId="77777777" w:rsidR="001D5C59" w:rsidRDefault="00360364" w:rsidP="00360364">
            <w:r>
              <w:lastRenderedPageBreak/>
              <w:t>79.</w:t>
            </w:r>
          </w:p>
          <w:p w14:paraId="6333F566" w14:textId="77777777" w:rsidR="00360364" w:rsidRDefault="00360364" w:rsidP="00360364">
            <w:r>
              <w:t>B90</w:t>
            </w:r>
          </w:p>
          <w:p w14:paraId="2C52A870" w14:textId="77777777" w:rsidR="00360364" w:rsidRDefault="00360364" w:rsidP="00360364">
            <w:r>
              <w:rPr>
                <w:noProof/>
              </w:rPr>
              <w:drawing>
                <wp:inline distT="0" distB="0" distL="0" distR="0" wp14:anchorId="3AAED5E1" wp14:editId="66B1A3F2">
                  <wp:extent cx="1718734" cy="171873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719836" cy="1719836"/>
                          </a:xfrm>
                          <a:prstGeom prst="rect">
                            <a:avLst/>
                          </a:prstGeom>
                        </pic:spPr>
                      </pic:pic>
                    </a:graphicData>
                  </a:graphic>
                </wp:inline>
              </w:drawing>
            </w:r>
          </w:p>
          <w:p w14:paraId="76D33D5D" w14:textId="77777777" w:rsidR="00360364" w:rsidRDefault="00360364" w:rsidP="00360364">
            <w:r>
              <w:t>A30</w:t>
            </w:r>
          </w:p>
          <w:p w14:paraId="575989C8" w14:textId="77777777" w:rsidR="00360364" w:rsidRDefault="00360364" w:rsidP="00360364">
            <w:r>
              <w:rPr>
                <w:noProof/>
              </w:rPr>
              <w:drawing>
                <wp:inline distT="0" distB="0" distL="0" distR="0" wp14:anchorId="28ACDC19" wp14:editId="349132E9">
                  <wp:extent cx="1955800" cy="1955800"/>
                  <wp:effectExtent l="0" t="0" r="635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957268" cy="1957268"/>
                          </a:xfrm>
                          <a:prstGeom prst="rect">
                            <a:avLst/>
                          </a:prstGeom>
                        </pic:spPr>
                      </pic:pic>
                    </a:graphicData>
                  </a:graphic>
                </wp:inline>
              </w:drawing>
            </w:r>
          </w:p>
          <w:p w14:paraId="16B542C2" w14:textId="77777777" w:rsidR="00360364" w:rsidRDefault="00360364" w:rsidP="00360364">
            <w:r>
              <w:t>A31</w:t>
            </w:r>
          </w:p>
          <w:p w14:paraId="47935A07" w14:textId="11E8B6D5" w:rsidR="00360364" w:rsidRDefault="00360364" w:rsidP="00360364">
            <w:r>
              <w:rPr>
                <w:noProof/>
              </w:rPr>
              <w:lastRenderedPageBreak/>
              <w:drawing>
                <wp:inline distT="0" distB="0" distL="0" distR="0" wp14:anchorId="27BABB35" wp14:editId="213A44C2">
                  <wp:extent cx="2201333" cy="2201333"/>
                  <wp:effectExtent l="0" t="0" r="889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30">
                            <a:extLst>
                              <a:ext uri="{28A0092B-C50C-407E-A947-70E740481C1C}">
                                <a14:useLocalDpi xmlns:a14="http://schemas.microsoft.com/office/drawing/2010/main" val="0"/>
                              </a:ext>
                            </a:extLst>
                          </a:blip>
                          <a:stretch>
                            <a:fillRect/>
                          </a:stretch>
                        </pic:blipFill>
                        <pic:spPr>
                          <a:xfrm>
                            <a:off x="0" y="0"/>
                            <a:ext cx="2204020" cy="2204020"/>
                          </a:xfrm>
                          <a:prstGeom prst="rect">
                            <a:avLst/>
                          </a:prstGeom>
                        </pic:spPr>
                      </pic:pic>
                    </a:graphicData>
                  </a:graphic>
                </wp:inline>
              </w:drawing>
            </w:r>
          </w:p>
        </w:tc>
        <w:tc>
          <w:tcPr>
            <w:tcW w:w="4675" w:type="dxa"/>
          </w:tcPr>
          <w:p w14:paraId="76C67F38" w14:textId="77777777" w:rsidR="00360364" w:rsidRDefault="00360364" w:rsidP="00360364">
            <w:r>
              <w:lastRenderedPageBreak/>
              <w:t>Kính Mát Molsion Thái Từ Khôn Gee MS7098 Chính Hãng</w:t>
            </w:r>
          </w:p>
          <w:p w14:paraId="6824A4DB" w14:textId="77777777" w:rsidR="001D5C59" w:rsidRDefault="00360364" w:rsidP="00360364">
            <w:pPr>
              <w:rPr>
                <w:rFonts w:ascii="Segoe UI" w:hAnsi="Segoe UI" w:cs="Segoe UI"/>
                <w:color w:val="212529"/>
                <w:sz w:val="20"/>
                <w:szCs w:val="20"/>
                <w:shd w:val="clear" w:color="auto" w:fill="FFFFFF"/>
              </w:rPr>
            </w:pPr>
            <w:r>
              <w:t xml:space="preserve">Giá: </w:t>
            </w:r>
            <w:del w:id="28" w:author="Unknown">
              <w:r>
                <w:rPr>
                  <w:rFonts w:ascii="Segoe UI" w:hAnsi="Segoe UI" w:cs="Segoe UI"/>
                  <w:color w:val="777A7B"/>
                  <w:sz w:val="21"/>
                  <w:szCs w:val="21"/>
                  <w:shd w:val="clear" w:color="auto" w:fill="FFFFFF"/>
                </w:rPr>
                <w:delText>1,850,000</w:delText>
              </w:r>
            </w:del>
            <w:r>
              <w:rPr>
                <w:rFonts w:ascii="Segoe UI" w:hAnsi="Segoe UI" w:cs="Segoe UI"/>
                <w:color w:val="212529"/>
                <w:sz w:val="20"/>
                <w:szCs w:val="20"/>
                <w:shd w:val="clear" w:color="auto" w:fill="FFFFFF"/>
              </w:rPr>
              <w:t> </w:t>
            </w:r>
            <w:r>
              <w:rPr>
                <w:rStyle w:val="productpricemain"/>
                <w:rFonts w:ascii="Segoe UI" w:hAnsi="Segoe UI" w:cs="Segoe UI"/>
                <w:b/>
                <w:bCs/>
                <w:color w:val="FF3300"/>
                <w:sz w:val="27"/>
                <w:szCs w:val="27"/>
                <w:shd w:val="clear" w:color="auto" w:fill="FFFFFF"/>
              </w:rPr>
              <w:t>1,572,500</w:t>
            </w:r>
            <w:r>
              <w:rPr>
                <w:rFonts w:ascii="Segoe UI" w:hAnsi="Segoe UI" w:cs="Segoe UI"/>
                <w:color w:val="212529"/>
                <w:sz w:val="20"/>
                <w:szCs w:val="20"/>
                <w:shd w:val="clear" w:color="auto" w:fill="FFFFFF"/>
              </w:rPr>
              <w:t> </w:t>
            </w:r>
          </w:p>
          <w:p w14:paraId="437632A1" w14:textId="77777777" w:rsidR="00360364" w:rsidRDefault="00360364" w:rsidP="00360364">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Molsion</w:t>
            </w:r>
          </w:p>
          <w:p w14:paraId="18632177" w14:textId="77777777" w:rsidR="00360364" w:rsidRDefault="00360364" w:rsidP="00360364">
            <w:pPr>
              <w:rPr>
                <w:rFonts w:ascii="Segoe UI" w:hAnsi="Segoe UI" w:cs="Segoe UI"/>
                <w:color w:val="212529"/>
                <w:sz w:val="23"/>
                <w:szCs w:val="23"/>
              </w:rPr>
            </w:pPr>
            <w:r>
              <w:rPr>
                <w:rStyle w:val="Strong"/>
                <w:rFonts w:ascii="Segoe UI" w:hAnsi="Segoe UI" w:cs="Segoe UI"/>
                <w:color w:val="212529"/>
              </w:rPr>
              <w:t>Thông Tin sản phẩm: </w:t>
            </w:r>
          </w:p>
          <w:p w14:paraId="2E07A255" w14:textId="77777777" w:rsidR="00360364" w:rsidRDefault="00360364" w:rsidP="00360364">
            <w:pPr>
              <w:rPr>
                <w:rFonts w:ascii="Segoe UI" w:hAnsi="Segoe UI" w:cs="Segoe UI"/>
                <w:color w:val="212529"/>
                <w:sz w:val="23"/>
                <w:szCs w:val="23"/>
              </w:rPr>
            </w:pPr>
            <w:r>
              <w:rPr>
                <w:rFonts w:ascii="Segoe UI" w:hAnsi="Segoe UI" w:cs="Segoe UI"/>
                <w:color w:val="212529"/>
              </w:rPr>
              <w:t xml:space="preserve">Thương hiệu: Molsion </w:t>
            </w:r>
            <w:proofErr w:type="gramStart"/>
            <w:r>
              <w:rPr>
                <w:rFonts w:ascii="Segoe UI" w:hAnsi="Segoe UI" w:cs="Segoe UI"/>
                <w:color w:val="212529"/>
              </w:rPr>
              <w:t>( Hàng</w:t>
            </w:r>
            <w:proofErr w:type="gramEnd"/>
            <w:r>
              <w:rPr>
                <w:rFonts w:ascii="Segoe UI" w:hAnsi="Segoe UI" w:cs="Segoe UI"/>
                <w:color w:val="212529"/>
              </w:rPr>
              <w:t xml:space="preserve"> chính hãng )</w:t>
            </w:r>
          </w:p>
          <w:p w14:paraId="75EB5105" w14:textId="77777777" w:rsidR="00360364" w:rsidRDefault="00360364" w:rsidP="00360364">
            <w:pPr>
              <w:rPr>
                <w:rFonts w:ascii="Segoe UI" w:hAnsi="Segoe UI" w:cs="Segoe UI"/>
                <w:color w:val="212529"/>
                <w:sz w:val="23"/>
                <w:szCs w:val="23"/>
              </w:rPr>
            </w:pPr>
            <w:r>
              <w:rPr>
                <w:rFonts w:ascii="Segoe UI" w:hAnsi="Segoe UI" w:cs="Segoe UI"/>
                <w:color w:val="212529"/>
              </w:rPr>
              <w:t>Xuất xứ: Pháp</w:t>
            </w:r>
            <w:r>
              <w:rPr>
                <w:rFonts w:ascii="Segoe UI" w:hAnsi="Segoe UI" w:cs="Segoe UI"/>
                <w:color w:val="212529"/>
              </w:rPr>
              <w:br/>
            </w:r>
            <w:r>
              <w:rPr>
                <w:rFonts w:ascii="Segoe UI" w:hAnsi="Segoe UI" w:cs="Segoe UI"/>
                <w:color w:val="212529"/>
              </w:rPr>
              <w:br/>
              <w:t>Mã sản phẩm: MS7098</w:t>
            </w:r>
          </w:p>
          <w:p w14:paraId="5F902B38" w14:textId="77777777" w:rsidR="00360364" w:rsidRDefault="00360364" w:rsidP="00360364">
            <w:pPr>
              <w:rPr>
                <w:rFonts w:ascii="Segoe UI" w:hAnsi="Segoe UI" w:cs="Segoe UI"/>
                <w:color w:val="212529"/>
                <w:sz w:val="23"/>
                <w:szCs w:val="23"/>
              </w:rPr>
            </w:pPr>
            <w:r>
              <w:rPr>
                <w:rFonts w:ascii="Segoe UI" w:hAnsi="Segoe UI" w:cs="Segoe UI"/>
                <w:color w:val="212529"/>
              </w:rPr>
              <w:t>Chất Liệu: Kim loại</w:t>
            </w:r>
            <w:r>
              <w:rPr>
                <w:rFonts w:ascii="Segoe UI" w:hAnsi="Segoe UI" w:cs="Segoe UI"/>
                <w:color w:val="212529"/>
              </w:rPr>
              <w:br/>
            </w:r>
            <w:r>
              <w:rPr>
                <w:rFonts w:ascii="Segoe UI" w:hAnsi="Segoe UI" w:cs="Segoe UI"/>
                <w:color w:val="212529"/>
              </w:rPr>
              <w:br/>
              <w:t>Phân khúc: Unisex.</w:t>
            </w:r>
          </w:p>
          <w:p w14:paraId="38D6EDAB" w14:textId="77777777" w:rsidR="00360364" w:rsidRDefault="00360364" w:rsidP="00360364">
            <w:pPr>
              <w:rPr>
                <w:rFonts w:ascii="Segoe UI" w:hAnsi="Segoe UI" w:cs="Segoe UI"/>
                <w:color w:val="212529"/>
                <w:sz w:val="23"/>
                <w:szCs w:val="23"/>
              </w:rPr>
            </w:pPr>
            <w:r>
              <w:rPr>
                <w:rFonts w:ascii="Segoe UI" w:hAnsi="Segoe UI" w:cs="Segoe UI"/>
                <w:color w:val="212529"/>
              </w:rPr>
              <w:t>Phụ kiện: Full Box.</w:t>
            </w:r>
          </w:p>
          <w:p w14:paraId="2868894C" w14:textId="77777777" w:rsidR="00360364" w:rsidRDefault="00360364" w:rsidP="00360364">
            <w:pPr>
              <w:rPr>
                <w:rFonts w:ascii="Segoe UI" w:hAnsi="Segoe UI" w:cs="Segoe UI"/>
                <w:color w:val="212529"/>
                <w:sz w:val="23"/>
                <w:szCs w:val="23"/>
              </w:rPr>
            </w:pPr>
            <w:r>
              <w:rPr>
                <w:rFonts w:ascii="Segoe UI" w:hAnsi="Segoe UI" w:cs="Segoe UI"/>
                <w:color w:val="212529"/>
              </w:rPr>
              <w:t>Độ dài tròng kính (mm): 59 </w:t>
            </w:r>
            <w:r>
              <w:rPr>
                <w:rFonts w:ascii="Segoe UI" w:hAnsi="Segoe UI" w:cs="Segoe UI"/>
                <w:color w:val="212529"/>
                <w:sz w:val="23"/>
                <w:szCs w:val="23"/>
              </w:rPr>
              <w:br/>
            </w:r>
            <w:r>
              <w:rPr>
                <w:rFonts w:ascii="Segoe UI" w:hAnsi="Segoe UI" w:cs="Segoe UI"/>
                <w:color w:val="212529"/>
                <w:sz w:val="23"/>
                <w:szCs w:val="23"/>
              </w:rPr>
              <w:br/>
            </w:r>
            <w:r>
              <w:rPr>
                <w:rFonts w:ascii="Segoe UI" w:hAnsi="Segoe UI" w:cs="Segoe UI"/>
                <w:color w:val="212529"/>
              </w:rPr>
              <w:t>Độ dài cầu kính (mm): 15</w:t>
            </w:r>
          </w:p>
          <w:p w14:paraId="4D67E9B9" w14:textId="77777777" w:rsidR="00360364" w:rsidRDefault="00360364" w:rsidP="00360364">
            <w:pPr>
              <w:rPr>
                <w:rFonts w:ascii="Segoe UI" w:hAnsi="Segoe UI" w:cs="Segoe UI"/>
                <w:color w:val="212529"/>
                <w:sz w:val="23"/>
                <w:szCs w:val="23"/>
              </w:rPr>
            </w:pPr>
            <w:r>
              <w:rPr>
                <w:rFonts w:ascii="Segoe UI" w:hAnsi="Segoe UI" w:cs="Segoe UI"/>
                <w:color w:val="212529"/>
              </w:rPr>
              <w:t>Độ dào càng kính (mm): 145</w:t>
            </w:r>
          </w:p>
          <w:p w14:paraId="267E3221" w14:textId="77777777" w:rsidR="00360364" w:rsidRDefault="00360364" w:rsidP="00360364">
            <w:pPr>
              <w:rPr>
                <w:rFonts w:ascii="Segoe UI" w:hAnsi="Segoe UI" w:cs="Segoe UI"/>
                <w:color w:val="212529"/>
                <w:sz w:val="23"/>
                <w:szCs w:val="23"/>
              </w:rPr>
            </w:pPr>
            <w:r>
              <w:rPr>
                <w:rFonts w:ascii="Segoe UI" w:hAnsi="Segoe UI" w:cs="Segoe UI"/>
                <w:color w:val="212529"/>
              </w:rPr>
              <w:t>Bảo hành 12 tháng</w:t>
            </w:r>
            <w:r>
              <w:rPr>
                <w:rFonts w:ascii="Segoe UI" w:hAnsi="Segoe UI" w:cs="Segoe UI"/>
                <w:color w:val="212529"/>
                <w:sz w:val="23"/>
                <w:szCs w:val="23"/>
              </w:rPr>
              <w:br/>
            </w:r>
            <w:r>
              <w:rPr>
                <w:rFonts w:ascii="Segoe UI" w:hAnsi="Segoe UI" w:cs="Segoe UI"/>
                <w:color w:val="212529"/>
                <w:sz w:val="23"/>
                <w:szCs w:val="23"/>
              </w:rPr>
              <w:br/>
            </w:r>
            <w:r>
              <w:rPr>
                <w:rFonts w:ascii="Segoe UI" w:hAnsi="Segoe UI" w:cs="Segoe UI"/>
                <w:color w:val="212529"/>
              </w:rPr>
              <w:t>sản phẩm có tem chống hàng giả và thẻ bảo hành chống giả.</w:t>
            </w:r>
          </w:p>
          <w:p w14:paraId="5255E03F" w14:textId="77777777" w:rsidR="00360364" w:rsidRDefault="00360364" w:rsidP="00360364">
            <w:pPr>
              <w:rPr>
                <w:rFonts w:ascii="Segoe UI" w:hAnsi="Segoe UI" w:cs="Segoe UI"/>
                <w:color w:val="212529"/>
                <w:sz w:val="23"/>
                <w:szCs w:val="23"/>
              </w:rPr>
            </w:pPr>
            <w:r>
              <w:rPr>
                <w:rFonts w:ascii="Segoe UI" w:hAnsi="Segoe UI" w:cs="Segoe UI"/>
                <w:color w:val="212529"/>
              </w:rPr>
              <w:t xml:space="preserve">Thiết kế oversized, đa góc cạnh khác lạ không chỉ mang lại cảm giác tinh nghịch quyến rũ mà còn làm tô điểm cho gương mặt. Gee có cả phiên bản màu tròng gradient 3 sắc tím - hồng - </w:t>
            </w:r>
            <w:r>
              <w:rPr>
                <w:rFonts w:ascii="Segoe UI" w:hAnsi="Segoe UI" w:cs="Segoe UI"/>
                <w:color w:val="212529"/>
              </w:rPr>
              <w:lastRenderedPageBreak/>
              <w:t>xanh lam được yêu thích nhất MOLSION.</w:t>
            </w:r>
          </w:p>
          <w:p w14:paraId="7AF1A258" w14:textId="0B407932" w:rsidR="00360364" w:rsidRDefault="00360364" w:rsidP="00360364"/>
        </w:tc>
      </w:tr>
      <w:tr w:rsidR="00360364" w14:paraId="00F772AD" w14:textId="77777777" w:rsidTr="001D5C59">
        <w:tc>
          <w:tcPr>
            <w:tcW w:w="4675" w:type="dxa"/>
          </w:tcPr>
          <w:p w14:paraId="55372FD3" w14:textId="77777777" w:rsidR="001D5C59" w:rsidRDefault="00360364" w:rsidP="00360364">
            <w:r>
              <w:lastRenderedPageBreak/>
              <w:t>80.</w:t>
            </w:r>
          </w:p>
          <w:p w14:paraId="2C397164" w14:textId="77777777" w:rsidR="00360364" w:rsidRDefault="00360364" w:rsidP="00360364">
            <w:r>
              <w:t>C39</w:t>
            </w:r>
          </w:p>
          <w:p w14:paraId="20B88F5B" w14:textId="060D7F36" w:rsidR="00360364" w:rsidRDefault="00360364" w:rsidP="00360364">
            <w:r>
              <w:rPr>
                <w:noProof/>
              </w:rPr>
              <w:drawing>
                <wp:inline distT="0" distB="0" distL="0" distR="0" wp14:anchorId="4ED5F0CA" wp14:editId="18F2CD22">
                  <wp:extent cx="2523067" cy="252306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524252" cy="2524252"/>
                          </a:xfrm>
                          <a:prstGeom prst="rect">
                            <a:avLst/>
                          </a:prstGeom>
                        </pic:spPr>
                      </pic:pic>
                    </a:graphicData>
                  </a:graphic>
                </wp:inline>
              </w:drawing>
            </w:r>
          </w:p>
        </w:tc>
        <w:tc>
          <w:tcPr>
            <w:tcW w:w="4675" w:type="dxa"/>
          </w:tcPr>
          <w:p w14:paraId="2B8831DA" w14:textId="77777777" w:rsidR="00360364" w:rsidRDefault="00360364" w:rsidP="00D2612B">
            <w:r>
              <w:t>Kính Mát ExFash EF79975</w:t>
            </w:r>
          </w:p>
          <w:p w14:paraId="13069C39" w14:textId="77777777" w:rsidR="001D5C59" w:rsidRDefault="00360364" w:rsidP="00D2612B">
            <w:r>
              <w:t xml:space="preserve">Giá: 900,000 </w:t>
            </w:r>
            <w:r>
              <w:sym w:font="Wingdings" w:char="F0E0"/>
            </w:r>
            <w:r>
              <w:t xml:space="preserve"> 874,000</w:t>
            </w:r>
          </w:p>
          <w:p w14:paraId="31ACC663" w14:textId="77777777" w:rsidR="00360364" w:rsidRDefault="00360364" w:rsidP="00D2612B">
            <w:pPr>
              <w:rPr>
                <w:rFonts w:ascii="Segoe UI" w:hAnsi="Segoe UI" w:cs="Segoe UI"/>
                <w:color w:val="212529"/>
                <w:sz w:val="20"/>
                <w:szCs w:val="20"/>
                <w:shd w:val="clear" w:color="auto" w:fill="FFFFFF"/>
              </w:rPr>
            </w:pPr>
            <w:r>
              <w:rPr>
                <w:rStyle w:val="Strong"/>
                <w:rFonts w:ascii="Segoe UI" w:hAnsi="Segoe UI" w:cs="Segoe UI"/>
                <w:color w:val="212529"/>
                <w:sz w:val="20"/>
                <w:szCs w:val="20"/>
                <w:shd w:val="clear" w:color="auto" w:fill="FFFFFF"/>
              </w:rPr>
              <w:t>Thương hiệu: </w:t>
            </w:r>
            <w:r>
              <w:rPr>
                <w:rFonts w:ascii="Segoe UI" w:hAnsi="Segoe UI" w:cs="Segoe UI"/>
                <w:color w:val="212529"/>
                <w:sz w:val="20"/>
                <w:szCs w:val="20"/>
                <w:shd w:val="clear" w:color="auto" w:fill="FFFFFF"/>
              </w:rPr>
              <w:t>ExFash</w:t>
            </w:r>
          </w:p>
          <w:p w14:paraId="51B03EA7"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THÔNG TIN SẢN PHẨM:</w:t>
            </w:r>
          </w:p>
          <w:p w14:paraId="71606109"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Thương hiệu:</w:t>
            </w:r>
            <w:r>
              <w:rPr>
                <w:rFonts w:ascii="Segoe UI" w:hAnsi="Segoe UI" w:cs="Segoe UI"/>
                <w:color w:val="212529"/>
                <w:sz w:val="23"/>
                <w:szCs w:val="23"/>
              </w:rPr>
              <w:t> ExFash - </w:t>
            </w:r>
            <w:r>
              <w:rPr>
                <w:rStyle w:val="Strong"/>
                <w:rFonts w:ascii="Segoe UI" w:hAnsi="Segoe UI" w:cs="Segoe UI"/>
                <w:color w:val="212529"/>
                <w:sz w:val="23"/>
                <w:szCs w:val="23"/>
              </w:rPr>
              <w:t>Hàng Chính Hãng</w:t>
            </w:r>
            <w:r>
              <w:rPr>
                <w:rFonts w:ascii="Segoe UI" w:hAnsi="Segoe UI" w:cs="Segoe UI"/>
                <w:color w:val="212529"/>
                <w:sz w:val="23"/>
                <w:szCs w:val="23"/>
              </w:rPr>
              <w:t>.</w:t>
            </w:r>
          </w:p>
          <w:p w14:paraId="19778458"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Mã Sp:</w:t>
            </w:r>
            <w:r>
              <w:rPr>
                <w:rFonts w:ascii="Segoe UI" w:hAnsi="Segoe UI" w:cs="Segoe UI"/>
                <w:color w:val="212529"/>
                <w:sz w:val="23"/>
                <w:szCs w:val="23"/>
              </w:rPr>
              <w:t> EF79975</w:t>
            </w:r>
          </w:p>
          <w:p w14:paraId="191CD101"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Xuất xứ:</w:t>
            </w:r>
            <w:r>
              <w:rPr>
                <w:rFonts w:ascii="Segoe UI" w:hAnsi="Segoe UI" w:cs="Segoe UI"/>
                <w:color w:val="212529"/>
                <w:sz w:val="23"/>
                <w:szCs w:val="23"/>
              </w:rPr>
              <w:t> Hàn Quốc</w:t>
            </w:r>
          </w:p>
          <w:p w14:paraId="018ACD36"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Chất liệu khung:</w:t>
            </w:r>
            <w:r>
              <w:rPr>
                <w:rFonts w:ascii="Segoe UI" w:hAnsi="Segoe UI" w:cs="Segoe UI"/>
                <w:color w:val="212529"/>
                <w:sz w:val="23"/>
                <w:szCs w:val="23"/>
              </w:rPr>
              <w:t> Kim loại</w:t>
            </w:r>
          </w:p>
          <w:p w14:paraId="44EF4CC9"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Chất liệu tròng:</w:t>
            </w:r>
            <w:r>
              <w:rPr>
                <w:rFonts w:ascii="Segoe UI" w:hAnsi="Segoe UI" w:cs="Segoe UI"/>
                <w:color w:val="212529"/>
                <w:sz w:val="23"/>
                <w:szCs w:val="23"/>
              </w:rPr>
              <w:t> PC.</w:t>
            </w:r>
          </w:p>
          <w:p w14:paraId="2B618F64"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Giới tính:</w:t>
            </w:r>
            <w:r>
              <w:rPr>
                <w:rFonts w:ascii="Segoe UI" w:hAnsi="Segoe UI" w:cs="Segoe UI"/>
                <w:color w:val="212529"/>
                <w:sz w:val="23"/>
                <w:szCs w:val="23"/>
              </w:rPr>
              <w:t> Unisex.</w:t>
            </w:r>
          </w:p>
          <w:p w14:paraId="58C6C27F" w14:textId="77777777" w:rsidR="00360364" w:rsidRDefault="00360364" w:rsidP="00D2612B">
            <w:pPr>
              <w:rPr>
                <w:rFonts w:ascii="Segoe UI" w:hAnsi="Segoe UI" w:cs="Segoe UI"/>
                <w:color w:val="212529"/>
                <w:sz w:val="23"/>
                <w:szCs w:val="23"/>
              </w:rPr>
            </w:pPr>
            <w:r>
              <w:rPr>
                <w:rStyle w:val="Strong"/>
                <w:rFonts w:ascii="Segoe UI" w:hAnsi="Segoe UI" w:cs="Segoe UI"/>
                <w:color w:val="212529"/>
                <w:sz w:val="23"/>
                <w:szCs w:val="23"/>
              </w:rPr>
              <w:t>Tính năng:</w:t>
            </w:r>
            <w:r>
              <w:rPr>
                <w:rFonts w:ascii="Segoe UI" w:hAnsi="Segoe UI" w:cs="Segoe UI"/>
                <w:color w:val="212529"/>
                <w:sz w:val="23"/>
                <w:szCs w:val="23"/>
              </w:rPr>
              <w:t> chống chói, giảm mỏi mắt, chống tia UV400.</w:t>
            </w:r>
          </w:p>
          <w:p w14:paraId="5C2073CD" w14:textId="77777777" w:rsidR="00360364" w:rsidRDefault="00360364" w:rsidP="00D2612B">
            <w:pPr>
              <w:rPr>
                <w:rFonts w:ascii="Segoe UI" w:hAnsi="Segoe UI" w:cs="Segoe UI"/>
                <w:color w:val="212529"/>
                <w:sz w:val="23"/>
                <w:szCs w:val="23"/>
              </w:rPr>
            </w:pPr>
            <w:r>
              <w:rPr>
                <w:rFonts w:ascii="Segoe UI" w:hAnsi="Segoe UI" w:cs="Segoe UI"/>
                <w:color w:val="212529"/>
                <w:sz w:val="23"/>
                <w:szCs w:val="23"/>
              </w:rPr>
              <w:t>Bảo hành 12 tháng.</w:t>
            </w:r>
          </w:p>
          <w:p w14:paraId="6360505A" w14:textId="30F13C8D" w:rsidR="00360364" w:rsidRDefault="00360364" w:rsidP="00360364"/>
        </w:tc>
      </w:tr>
    </w:tbl>
    <w:p w14:paraId="409ADE41" w14:textId="77777777" w:rsidR="005D480F" w:rsidRDefault="005D480F" w:rsidP="00360364"/>
    <w:sectPr w:rsidR="005D48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6B85"/>
    <w:multiLevelType w:val="multilevel"/>
    <w:tmpl w:val="1754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72CDE"/>
    <w:multiLevelType w:val="multilevel"/>
    <w:tmpl w:val="089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42831"/>
    <w:multiLevelType w:val="multilevel"/>
    <w:tmpl w:val="58BC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A042F"/>
    <w:multiLevelType w:val="multilevel"/>
    <w:tmpl w:val="6228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16C1C"/>
    <w:multiLevelType w:val="multilevel"/>
    <w:tmpl w:val="9D9E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7A742A"/>
    <w:multiLevelType w:val="multilevel"/>
    <w:tmpl w:val="7F46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DE4340"/>
    <w:multiLevelType w:val="multilevel"/>
    <w:tmpl w:val="72C4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90738B"/>
    <w:multiLevelType w:val="multilevel"/>
    <w:tmpl w:val="F756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B05847"/>
    <w:multiLevelType w:val="multilevel"/>
    <w:tmpl w:val="A740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60DA2"/>
    <w:multiLevelType w:val="multilevel"/>
    <w:tmpl w:val="7C64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6F747C"/>
    <w:multiLevelType w:val="multilevel"/>
    <w:tmpl w:val="106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6"/>
  </w:num>
  <w:num w:numId="5">
    <w:abstractNumId w:val="5"/>
  </w:num>
  <w:num w:numId="6">
    <w:abstractNumId w:val="2"/>
  </w:num>
  <w:num w:numId="7">
    <w:abstractNumId w:val="7"/>
  </w:num>
  <w:num w:numId="8">
    <w:abstractNumId w:val="9"/>
  </w:num>
  <w:num w:numId="9">
    <w:abstractNumId w:val="1"/>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41"/>
    <w:rsid w:val="00026A8A"/>
    <w:rsid w:val="000F34D9"/>
    <w:rsid w:val="00103303"/>
    <w:rsid w:val="00114A88"/>
    <w:rsid w:val="00147C8E"/>
    <w:rsid w:val="00176E56"/>
    <w:rsid w:val="001D5C59"/>
    <w:rsid w:val="00262E18"/>
    <w:rsid w:val="002B324E"/>
    <w:rsid w:val="002B64DC"/>
    <w:rsid w:val="002D5AC0"/>
    <w:rsid w:val="002E44B0"/>
    <w:rsid w:val="00342A8B"/>
    <w:rsid w:val="00360364"/>
    <w:rsid w:val="003D3C38"/>
    <w:rsid w:val="003E692B"/>
    <w:rsid w:val="00407C57"/>
    <w:rsid w:val="00466366"/>
    <w:rsid w:val="00492869"/>
    <w:rsid w:val="004D7C41"/>
    <w:rsid w:val="005164E7"/>
    <w:rsid w:val="00592206"/>
    <w:rsid w:val="005D480F"/>
    <w:rsid w:val="00625EA0"/>
    <w:rsid w:val="006349C8"/>
    <w:rsid w:val="00681DC4"/>
    <w:rsid w:val="00706D59"/>
    <w:rsid w:val="008465A6"/>
    <w:rsid w:val="008622DB"/>
    <w:rsid w:val="008D0228"/>
    <w:rsid w:val="008E5F43"/>
    <w:rsid w:val="008F01F0"/>
    <w:rsid w:val="00950266"/>
    <w:rsid w:val="00A75BA6"/>
    <w:rsid w:val="00AC3AA6"/>
    <w:rsid w:val="00B20B8E"/>
    <w:rsid w:val="00B931EB"/>
    <w:rsid w:val="00C2088B"/>
    <w:rsid w:val="00C37093"/>
    <w:rsid w:val="00C55F76"/>
    <w:rsid w:val="00C65062"/>
    <w:rsid w:val="00C97BE6"/>
    <w:rsid w:val="00CC1F49"/>
    <w:rsid w:val="00CC32FC"/>
    <w:rsid w:val="00CD616F"/>
    <w:rsid w:val="00CF5EAC"/>
    <w:rsid w:val="00D2612B"/>
    <w:rsid w:val="00D30ABD"/>
    <w:rsid w:val="00D5136B"/>
    <w:rsid w:val="00D60AFF"/>
    <w:rsid w:val="00E819D1"/>
    <w:rsid w:val="00E924F6"/>
    <w:rsid w:val="00EC00ED"/>
    <w:rsid w:val="00ED11B3"/>
    <w:rsid w:val="00ED179B"/>
    <w:rsid w:val="00F52AA6"/>
    <w:rsid w:val="00F810E1"/>
    <w:rsid w:val="00FE1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F7127E"/>
  <w15:chartTrackingRefBased/>
  <w15:docId w15:val="{CBFDD85B-60D6-49DE-8C44-C2AB5F69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1EB"/>
    <w:rPr>
      <w:rFonts w:ascii="Arial" w:hAnsi="Arial"/>
      <w:sz w:val="26"/>
    </w:rPr>
  </w:style>
  <w:style w:type="paragraph" w:styleId="Heading1">
    <w:name w:val="heading 1"/>
    <w:basedOn w:val="Normal"/>
    <w:link w:val="Heading1Char"/>
    <w:uiPriority w:val="9"/>
    <w:qFormat/>
    <w:rsid w:val="006349C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C55F76"/>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2D5A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49C8"/>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unhideWhenUsed/>
    <w:rsid w:val="006349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592206"/>
    <w:pPr>
      <w:spacing w:after="0" w:line="240" w:lineRule="auto"/>
    </w:pPr>
    <w:rPr>
      <w:rFonts w:ascii="Arial" w:hAnsi="Arial"/>
      <w:sz w:val="26"/>
    </w:rPr>
  </w:style>
  <w:style w:type="character" w:styleId="Strong">
    <w:name w:val="Strong"/>
    <w:basedOn w:val="DefaultParagraphFont"/>
    <w:uiPriority w:val="22"/>
    <w:qFormat/>
    <w:rsid w:val="00CC32FC"/>
    <w:rPr>
      <w:b/>
      <w:bCs/>
    </w:rPr>
  </w:style>
  <w:style w:type="character" w:customStyle="1" w:styleId="productpricemain">
    <w:name w:val="productpricemain"/>
    <w:basedOn w:val="DefaultParagraphFont"/>
    <w:rsid w:val="00C55F76"/>
  </w:style>
  <w:style w:type="character" w:customStyle="1" w:styleId="Heading2Char">
    <w:name w:val="Heading 2 Char"/>
    <w:basedOn w:val="DefaultParagraphFont"/>
    <w:link w:val="Heading2"/>
    <w:uiPriority w:val="9"/>
    <w:semiHidden/>
    <w:rsid w:val="00C55F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D5AC0"/>
    <w:rPr>
      <w:rFonts w:asciiTheme="majorHAnsi" w:eastAsiaTheme="majorEastAsia" w:hAnsiTheme="majorHAnsi" w:cstheme="majorBidi"/>
      <w:color w:val="1F3763" w:themeColor="accent1" w:themeShade="7F"/>
      <w:sz w:val="24"/>
      <w:szCs w:val="24"/>
    </w:rPr>
  </w:style>
  <w:style w:type="paragraph" w:customStyle="1" w:styleId="1mf">
    <w:name w:val="_1mf"/>
    <w:basedOn w:val="Normal"/>
    <w:rsid w:val="00C208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ey-li">
    <w:name w:val="key-li"/>
    <w:basedOn w:val="Normal"/>
    <w:rsid w:val="00C208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ey-title">
    <w:name w:val="key-title"/>
    <w:basedOn w:val="DefaultParagraphFont"/>
    <w:rsid w:val="00C2088B"/>
  </w:style>
  <w:style w:type="character" w:customStyle="1" w:styleId="pdp-product-brandname">
    <w:name w:val="pdp-product-brand__name"/>
    <w:basedOn w:val="DefaultParagraphFont"/>
    <w:rsid w:val="00D60AFF"/>
  </w:style>
  <w:style w:type="character" w:styleId="Hyperlink">
    <w:name w:val="Hyperlink"/>
    <w:basedOn w:val="DefaultParagraphFont"/>
    <w:uiPriority w:val="99"/>
    <w:semiHidden/>
    <w:unhideWhenUsed/>
    <w:rsid w:val="00D60AFF"/>
    <w:rPr>
      <w:color w:val="0000FF"/>
      <w:u w:val="single"/>
    </w:rPr>
  </w:style>
  <w:style w:type="character" w:customStyle="1" w:styleId="stylesproductattributevaluestyled-sc-1y9nzc6-0">
    <w:name w:val="styles__productattributevaluestyled-sc-1y9nzc6-0"/>
    <w:basedOn w:val="DefaultParagraphFont"/>
    <w:rsid w:val="003D3C38"/>
  </w:style>
  <w:style w:type="character" w:customStyle="1" w:styleId="woocommerce-price-currencysymbol">
    <w:name w:val="woocommerce-price-currencysymbol"/>
    <w:basedOn w:val="DefaultParagraphFont"/>
    <w:rsid w:val="00F81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10">
      <w:bodyDiv w:val="1"/>
      <w:marLeft w:val="0"/>
      <w:marRight w:val="0"/>
      <w:marTop w:val="0"/>
      <w:marBottom w:val="0"/>
      <w:divBdr>
        <w:top w:val="none" w:sz="0" w:space="0" w:color="auto"/>
        <w:left w:val="none" w:sz="0" w:space="0" w:color="auto"/>
        <w:bottom w:val="none" w:sz="0" w:space="0" w:color="auto"/>
        <w:right w:val="none" w:sz="0" w:space="0" w:color="auto"/>
      </w:divBdr>
    </w:div>
    <w:div w:id="7756636">
      <w:bodyDiv w:val="1"/>
      <w:marLeft w:val="0"/>
      <w:marRight w:val="0"/>
      <w:marTop w:val="0"/>
      <w:marBottom w:val="0"/>
      <w:divBdr>
        <w:top w:val="none" w:sz="0" w:space="0" w:color="auto"/>
        <w:left w:val="none" w:sz="0" w:space="0" w:color="auto"/>
        <w:bottom w:val="none" w:sz="0" w:space="0" w:color="auto"/>
        <w:right w:val="none" w:sz="0" w:space="0" w:color="auto"/>
      </w:divBdr>
    </w:div>
    <w:div w:id="23791496">
      <w:bodyDiv w:val="1"/>
      <w:marLeft w:val="0"/>
      <w:marRight w:val="0"/>
      <w:marTop w:val="0"/>
      <w:marBottom w:val="0"/>
      <w:divBdr>
        <w:top w:val="none" w:sz="0" w:space="0" w:color="auto"/>
        <w:left w:val="none" w:sz="0" w:space="0" w:color="auto"/>
        <w:bottom w:val="none" w:sz="0" w:space="0" w:color="auto"/>
        <w:right w:val="none" w:sz="0" w:space="0" w:color="auto"/>
      </w:divBdr>
    </w:div>
    <w:div w:id="42798796">
      <w:bodyDiv w:val="1"/>
      <w:marLeft w:val="0"/>
      <w:marRight w:val="0"/>
      <w:marTop w:val="0"/>
      <w:marBottom w:val="0"/>
      <w:divBdr>
        <w:top w:val="none" w:sz="0" w:space="0" w:color="auto"/>
        <w:left w:val="none" w:sz="0" w:space="0" w:color="auto"/>
        <w:bottom w:val="none" w:sz="0" w:space="0" w:color="auto"/>
        <w:right w:val="none" w:sz="0" w:space="0" w:color="auto"/>
      </w:divBdr>
    </w:div>
    <w:div w:id="45297645">
      <w:bodyDiv w:val="1"/>
      <w:marLeft w:val="0"/>
      <w:marRight w:val="0"/>
      <w:marTop w:val="0"/>
      <w:marBottom w:val="0"/>
      <w:divBdr>
        <w:top w:val="none" w:sz="0" w:space="0" w:color="auto"/>
        <w:left w:val="none" w:sz="0" w:space="0" w:color="auto"/>
        <w:bottom w:val="none" w:sz="0" w:space="0" w:color="auto"/>
        <w:right w:val="none" w:sz="0" w:space="0" w:color="auto"/>
      </w:divBdr>
    </w:div>
    <w:div w:id="57679764">
      <w:bodyDiv w:val="1"/>
      <w:marLeft w:val="0"/>
      <w:marRight w:val="0"/>
      <w:marTop w:val="0"/>
      <w:marBottom w:val="0"/>
      <w:divBdr>
        <w:top w:val="none" w:sz="0" w:space="0" w:color="auto"/>
        <w:left w:val="none" w:sz="0" w:space="0" w:color="auto"/>
        <w:bottom w:val="none" w:sz="0" w:space="0" w:color="auto"/>
        <w:right w:val="none" w:sz="0" w:space="0" w:color="auto"/>
      </w:divBdr>
    </w:div>
    <w:div w:id="80182858">
      <w:bodyDiv w:val="1"/>
      <w:marLeft w:val="0"/>
      <w:marRight w:val="0"/>
      <w:marTop w:val="0"/>
      <w:marBottom w:val="0"/>
      <w:divBdr>
        <w:top w:val="none" w:sz="0" w:space="0" w:color="auto"/>
        <w:left w:val="none" w:sz="0" w:space="0" w:color="auto"/>
        <w:bottom w:val="none" w:sz="0" w:space="0" w:color="auto"/>
        <w:right w:val="none" w:sz="0" w:space="0" w:color="auto"/>
      </w:divBdr>
    </w:div>
    <w:div w:id="89199591">
      <w:bodyDiv w:val="1"/>
      <w:marLeft w:val="0"/>
      <w:marRight w:val="0"/>
      <w:marTop w:val="0"/>
      <w:marBottom w:val="0"/>
      <w:divBdr>
        <w:top w:val="none" w:sz="0" w:space="0" w:color="auto"/>
        <w:left w:val="none" w:sz="0" w:space="0" w:color="auto"/>
        <w:bottom w:val="none" w:sz="0" w:space="0" w:color="auto"/>
        <w:right w:val="none" w:sz="0" w:space="0" w:color="auto"/>
      </w:divBdr>
    </w:div>
    <w:div w:id="102649321">
      <w:bodyDiv w:val="1"/>
      <w:marLeft w:val="0"/>
      <w:marRight w:val="0"/>
      <w:marTop w:val="0"/>
      <w:marBottom w:val="0"/>
      <w:divBdr>
        <w:top w:val="none" w:sz="0" w:space="0" w:color="auto"/>
        <w:left w:val="none" w:sz="0" w:space="0" w:color="auto"/>
        <w:bottom w:val="none" w:sz="0" w:space="0" w:color="auto"/>
        <w:right w:val="none" w:sz="0" w:space="0" w:color="auto"/>
      </w:divBdr>
    </w:div>
    <w:div w:id="108551798">
      <w:bodyDiv w:val="1"/>
      <w:marLeft w:val="0"/>
      <w:marRight w:val="0"/>
      <w:marTop w:val="0"/>
      <w:marBottom w:val="0"/>
      <w:divBdr>
        <w:top w:val="none" w:sz="0" w:space="0" w:color="auto"/>
        <w:left w:val="none" w:sz="0" w:space="0" w:color="auto"/>
        <w:bottom w:val="none" w:sz="0" w:space="0" w:color="auto"/>
        <w:right w:val="none" w:sz="0" w:space="0" w:color="auto"/>
      </w:divBdr>
    </w:div>
    <w:div w:id="114717838">
      <w:bodyDiv w:val="1"/>
      <w:marLeft w:val="0"/>
      <w:marRight w:val="0"/>
      <w:marTop w:val="0"/>
      <w:marBottom w:val="0"/>
      <w:divBdr>
        <w:top w:val="none" w:sz="0" w:space="0" w:color="auto"/>
        <w:left w:val="none" w:sz="0" w:space="0" w:color="auto"/>
        <w:bottom w:val="none" w:sz="0" w:space="0" w:color="auto"/>
        <w:right w:val="none" w:sz="0" w:space="0" w:color="auto"/>
      </w:divBdr>
    </w:div>
    <w:div w:id="149370761">
      <w:bodyDiv w:val="1"/>
      <w:marLeft w:val="0"/>
      <w:marRight w:val="0"/>
      <w:marTop w:val="0"/>
      <w:marBottom w:val="0"/>
      <w:divBdr>
        <w:top w:val="none" w:sz="0" w:space="0" w:color="auto"/>
        <w:left w:val="none" w:sz="0" w:space="0" w:color="auto"/>
        <w:bottom w:val="none" w:sz="0" w:space="0" w:color="auto"/>
        <w:right w:val="none" w:sz="0" w:space="0" w:color="auto"/>
      </w:divBdr>
    </w:div>
    <w:div w:id="177278610">
      <w:bodyDiv w:val="1"/>
      <w:marLeft w:val="0"/>
      <w:marRight w:val="0"/>
      <w:marTop w:val="0"/>
      <w:marBottom w:val="0"/>
      <w:divBdr>
        <w:top w:val="none" w:sz="0" w:space="0" w:color="auto"/>
        <w:left w:val="none" w:sz="0" w:space="0" w:color="auto"/>
        <w:bottom w:val="none" w:sz="0" w:space="0" w:color="auto"/>
        <w:right w:val="none" w:sz="0" w:space="0" w:color="auto"/>
      </w:divBdr>
    </w:div>
    <w:div w:id="184902912">
      <w:bodyDiv w:val="1"/>
      <w:marLeft w:val="0"/>
      <w:marRight w:val="0"/>
      <w:marTop w:val="0"/>
      <w:marBottom w:val="0"/>
      <w:divBdr>
        <w:top w:val="none" w:sz="0" w:space="0" w:color="auto"/>
        <w:left w:val="none" w:sz="0" w:space="0" w:color="auto"/>
        <w:bottom w:val="none" w:sz="0" w:space="0" w:color="auto"/>
        <w:right w:val="none" w:sz="0" w:space="0" w:color="auto"/>
      </w:divBdr>
    </w:div>
    <w:div w:id="194463482">
      <w:bodyDiv w:val="1"/>
      <w:marLeft w:val="0"/>
      <w:marRight w:val="0"/>
      <w:marTop w:val="0"/>
      <w:marBottom w:val="0"/>
      <w:divBdr>
        <w:top w:val="none" w:sz="0" w:space="0" w:color="auto"/>
        <w:left w:val="none" w:sz="0" w:space="0" w:color="auto"/>
        <w:bottom w:val="none" w:sz="0" w:space="0" w:color="auto"/>
        <w:right w:val="none" w:sz="0" w:space="0" w:color="auto"/>
      </w:divBdr>
    </w:div>
    <w:div w:id="196163400">
      <w:bodyDiv w:val="1"/>
      <w:marLeft w:val="0"/>
      <w:marRight w:val="0"/>
      <w:marTop w:val="0"/>
      <w:marBottom w:val="0"/>
      <w:divBdr>
        <w:top w:val="none" w:sz="0" w:space="0" w:color="auto"/>
        <w:left w:val="none" w:sz="0" w:space="0" w:color="auto"/>
        <w:bottom w:val="none" w:sz="0" w:space="0" w:color="auto"/>
        <w:right w:val="none" w:sz="0" w:space="0" w:color="auto"/>
      </w:divBdr>
    </w:div>
    <w:div w:id="207645937">
      <w:bodyDiv w:val="1"/>
      <w:marLeft w:val="0"/>
      <w:marRight w:val="0"/>
      <w:marTop w:val="0"/>
      <w:marBottom w:val="0"/>
      <w:divBdr>
        <w:top w:val="none" w:sz="0" w:space="0" w:color="auto"/>
        <w:left w:val="none" w:sz="0" w:space="0" w:color="auto"/>
        <w:bottom w:val="none" w:sz="0" w:space="0" w:color="auto"/>
        <w:right w:val="none" w:sz="0" w:space="0" w:color="auto"/>
      </w:divBdr>
      <w:divsChild>
        <w:div w:id="934872622">
          <w:marLeft w:val="0"/>
          <w:marRight w:val="0"/>
          <w:marTop w:val="0"/>
          <w:marBottom w:val="225"/>
          <w:divBdr>
            <w:top w:val="none" w:sz="0" w:space="0" w:color="auto"/>
            <w:left w:val="none" w:sz="0" w:space="0" w:color="auto"/>
            <w:bottom w:val="none" w:sz="0" w:space="0" w:color="auto"/>
            <w:right w:val="none" w:sz="0" w:space="0" w:color="auto"/>
          </w:divBdr>
        </w:div>
      </w:divsChild>
    </w:div>
    <w:div w:id="210698336">
      <w:bodyDiv w:val="1"/>
      <w:marLeft w:val="0"/>
      <w:marRight w:val="0"/>
      <w:marTop w:val="0"/>
      <w:marBottom w:val="0"/>
      <w:divBdr>
        <w:top w:val="none" w:sz="0" w:space="0" w:color="auto"/>
        <w:left w:val="none" w:sz="0" w:space="0" w:color="auto"/>
        <w:bottom w:val="none" w:sz="0" w:space="0" w:color="auto"/>
        <w:right w:val="none" w:sz="0" w:space="0" w:color="auto"/>
      </w:divBdr>
    </w:div>
    <w:div w:id="222452716">
      <w:bodyDiv w:val="1"/>
      <w:marLeft w:val="0"/>
      <w:marRight w:val="0"/>
      <w:marTop w:val="0"/>
      <w:marBottom w:val="0"/>
      <w:divBdr>
        <w:top w:val="none" w:sz="0" w:space="0" w:color="auto"/>
        <w:left w:val="none" w:sz="0" w:space="0" w:color="auto"/>
        <w:bottom w:val="none" w:sz="0" w:space="0" w:color="auto"/>
        <w:right w:val="none" w:sz="0" w:space="0" w:color="auto"/>
      </w:divBdr>
    </w:div>
    <w:div w:id="233009617">
      <w:bodyDiv w:val="1"/>
      <w:marLeft w:val="0"/>
      <w:marRight w:val="0"/>
      <w:marTop w:val="0"/>
      <w:marBottom w:val="0"/>
      <w:divBdr>
        <w:top w:val="none" w:sz="0" w:space="0" w:color="auto"/>
        <w:left w:val="none" w:sz="0" w:space="0" w:color="auto"/>
        <w:bottom w:val="none" w:sz="0" w:space="0" w:color="auto"/>
        <w:right w:val="none" w:sz="0" w:space="0" w:color="auto"/>
      </w:divBdr>
    </w:div>
    <w:div w:id="240605752">
      <w:bodyDiv w:val="1"/>
      <w:marLeft w:val="0"/>
      <w:marRight w:val="0"/>
      <w:marTop w:val="0"/>
      <w:marBottom w:val="0"/>
      <w:divBdr>
        <w:top w:val="none" w:sz="0" w:space="0" w:color="auto"/>
        <w:left w:val="none" w:sz="0" w:space="0" w:color="auto"/>
        <w:bottom w:val="none" w:sz="0" w:space="0" w:color="auto"/>
        <w:right w:val="none" w:sz="0" w:space="0" w:color="auto"/>
      </w:divBdr>
    </w:div>
    <w:div w:id="252587697">
      <w:bodyDiv w:val="1"/>
      <w:marLeft w:val="0"/>
      <w:marRight w:val="0"/>
      <w:marTop w:val="0"/>
      <w:marBottom w:val="0"/>
      <w:divBdr>
        <w:top w:val="none" w:sz="0" w:space="0" w:color="auto"/>
        <w:left w:val="none" w:sz="0" w:space="0" w:color="auto"/>
        <w:bottom w:val="none" w:sz="0" w:space="0" w:color="auto"/>
        <w:right w:val="none" w:sz="0" w:space="0" w:color="auto"/>
      </w:divBdr>
    </w:div>
    <w:div w:id="280309678">
      <w:bodyDiv w:val="1"/>
      <w:marLeft w:val="0"/>
      <w:marRight w:val="0"/>
      <w:marTop w:val="0"/>
      <w:marBottom w:val="0"/>
      <w:divBdr>
        <w:top w:val="none" w:sz="0" w:space="0" w:color="auto"/>
        <w:left w:val="none" w:sz="0" w:space="0" w:color="auto"/>
        <w:bottom w:val="none" w:sz="0" w:space="0" w:color="auto"/>
        <w:right w:val="none" w:sz="0" w:space="0" w:color="auto"/>
      </w:divBdr>
    </w:div>
    <w:div w:id="322706749">
      <w:bodyDiv w:val="1"/>
      <w:marLeft w:val="0"/>
      <w:marRight w:val="0"/>
      <w:marTop w:val="0"/>
      <w:marBottom w:val="0"/>
      <w:divBdr>
        <w:top w:val="none" w:sz="0" w:space="0" w:color="auto"/>
        <w:left w:val="none" w:sz="0" w:space="0" w:color="auto"/>
        <w:bottom w:val="none" w:sz="0" w:space="0" w:color="auto"/>
        <w:right w:val="none" w:sz="0" w:space="0" w:color="auto"/>
      </w:divBdr>
    </w:div>
    <w:div w:id="345254645">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54814301">
      <w:bodyDiv w:val="1"/>
      <w:marLeft w:val="0"/>
      <w:marRight w:val="0"/>
      <w:marTop w:val="0"/>
      <w:marBottom w:val="0"/>
      <w:divBdr>
        <w:top w:val="none" w:sz="0" w:space="0" w:color="auto"/>
        <w:left w:val="none" w:sz="0" w:space="0" w:color="auto"/>
        <w:bottom w:val="none" w:sz="0" w:space="0" w:color="auto"/>
        <w:right w:val="none" w:sz="0" w:space="0" w:color="auto"/>
      </w:divBdr>
    </w:div>
    <w:div w:id="357661069">
      <w:bodyDiv w:val="1"/>
      <w:marLeft w:val="0"/>
      <w:marRight w:val="0"/>
      <w:marTop w:val="0"/>
      <w:marBottom w:val="0"/>
      <w:divBdr>
        <w:top w:val="none" w:sz="0" w:space="0" w:color="auto"/>
        <w:left w:val="none" w:sz="0" w:space="0" w:color="auto"/>
        <w:bottom w:val="none" w:sz="0" w:space="0" w:color="auto"/>
        <w:right w:val="none" w:sz="0" w:space="0" w:color="auto"/>
      </w:divBdr>
    </w:div>
    <w:div w:id="391199728">
      <w:bodyDiv w:val="1"/>
      <w:marLeft w:val="0"/>
      <w:marRight w:val="0"/>
      <w:marTop w:val="0"/>
      <w:marBottom w:val="0"/>
      <w:divBdr>
        <w:top w:val="none" w:sz="0" w:space="0" w:color="auto"/>
        <w:left w:val="none" w:sz="0" w:space="0" w:color="auto"/>
        <w:bottom w:val="none" w:sz="0" w:space="0" w:color="auto"/>
        <w:right w:val="none" w:sz="0" w:space="0" w:color="auto"/>
      </w:divBdr>
    </w:div>
    <w:div w:id="395591475">
      <w:bodyDiv w:val="1"/>
      <w:marLeft w:val="0"/>
      <w:marRight w:val="0"/>
      <w:marTop w:val="0"/>
      <w:marBottom w:val="0"/>
      <w:divBdr>
        <w:top w:val="none" w:sz="0" w:space="0" w:color="auto"/>
        <w:left w:val="none" w:sz="0" w:space="0" w:color="auto"/>
        <w:bottom w:val="none" w:sz="0" w:space="0" w:color="auto"/>
        <w:right w:val="none" w:sz="0" w:space="0" w:color="auto"/>
      </w:divBdr>
    </w:div>
    <w:div w:id="434062371">
      <w:bodyDiv w:val="1"/>
      <w:marLeft w:val="0"/>
      <w:marRight w:val="0"/>
      <w:marTop w:val="0"/>
      <w:marBottom w:val="0"/>
      <w:divBdr>
        <w:top w:val="none" w:sz="0" w:space="0" w:color="auto"/>
        <w:left w:val="none" w:sz="0" w:space="0" w:color="auto"/>
        <w:bottom w:val="none" w:sz="0" w:space="0" w:color="auto"/>
        <w:right w:val="none" w:sz="0" w:space="0" w:color="auto"/>
      </w:divBdr>
    </w:div>
    <w:div w:id="455299925">
      <w:bodyDiv w:val="1"/>
      <w:marLeft w:val="0"/>
      <w:marRight w:val="0"/>
      <w:marTop w:val="0"/>
      <w:marBottom w:val="0"/>
      <w:divBdr>
        <w:top w:val="none" w:sz="0" w:space="0" w:color="auto"/>
        <w:left w:val="none" w:sz="0" w:space="0" w:color="auto"/>
        <w:bottom w:val="none" w:sz="0" w:space="0" w:color="auto"/>
        <w:right w:val="none" w:sz="0" w:space="0" w:color="auto"/>
      </w:divBdr>
    </w:div>
    <w:div w:id="458694838">
      <w:bodyDiv w:val="1"/>
      <w:marLeft w:val="0"/>
      <w:marRight w:val="0"/>
      <w:marTop w:val="0"/>
      <w:marBottom w:val="0"/>
      <w:divBdr>
        <w:top w:val="none" w:sz="0" w:space="0" w:color="auto"/>
        <w:left w:val="none" w:sz="0" w:space="0" w:color="auto"/>
        <w:bottom w:val="none" w:sz="0" w:space="0" w:color="auto"/>
        <w:right w:val="none" w:sz="0" w:space="0" w:color="auto"/>
      </w:divBdr>
    </w:div>
    <w:div w:id="462236360">
      <w:bodyDiv w:val="1"/>
      <w:marLeft w:val="0"/>
      <w:marRight w:val="0"/>
      <w:marTop w:val="0"/>
      <w:marBottom w:val="0"/>
      <w:divBdr>
        <w:top w:val="none" w:sz="0" w:space="0" w:color="auto"/>
        <w:left w:val="none" w:sz="0" w:space="0" w:color="auto"/>
        <w:bottom w:val="none" w:sz="0" w:space="0" w:color="auto"/>
        <w:right w:val="none" w:sz="0" w:space="0" w:color="auto"/>
      </w:divBdr>
    </w:div>
    <w:div w:id="481242707">
      <w:bodyDiv w:val="1"/>
      <w:marLeft w:val="0"/>
      <w:marRight w:val="0"/>
      <w:marTop w:val="0"/>
      <w:marBottom w:val="0"/>
      <w:divBdr>
        <w:top w:val="none" w:sz="0" w:space="0" w:color="auto"/>
        <w:left w:val="none" w:sz="0" w:space="0" w:color="auto"/>
        <w:bottom w:val="none" w:sz="0" w:space="0" w:color="auto"/>
        <w:right w:val="none" w:sz="0" w:space="0" w:color="auto"/>
      </w:divBdr>
    </w:div>
    <w:div w:id="482966115">
      <w:bodyDiv w:val="1"/>
      <w:marLeft w:val="0"/>
      <w:marRight w:val="0"/>
      <w:marTop w:val="0"/>
      <w:marBottom w:val="0"/>
      <w:divBdr>
        <w:top w:val="none" w:sz="0" w:space="0" w:color="auto"/>
        <w:left w:val="none" w:sz="0" w:space="0" w:color="auto"/>
        <w:bottom w:val="none" w:sz="0" w:space="0" w:color="auto"/>
        <w:right w:val="none" w:sz="0" w:space="0" w:color="auto"/>
      </w:divBdr>
    </w:div>
    <w:div w:id="539170467">
      <w:bodyDiv w:val="1"/>
      <w:marLeft w:val="0"/>
      <w:marRight w:val="0"/>
      <w:marTop w:val="0"/>
      <w:marBottom w:val="0"/>
      <w:divBdr>
        <w:top w:val="none" w:sz="0" w:space="0" w:color="auto"/>
        <w:left w:val="none" w:sz="0" w:space="0" w:color="auto"/>
        <w:bottom w:val="none" w:sz="0" w:space="0" w:color="auto"/>
        <w:right w:val="none" w:sz="0" w:space="0" w:color="auto"/>
      </w:divBdr>
    </w:div>
    <w:div w:id="557472073">
      <w:bodyDiv w:val="1"/>
      <w:marLeft w:val="0"/>
      <w:marRight w:val="0"/>
      <w:marTop w:val="0"/>
      <w:marBottom w:val="0"/>
      <w:divBdr>
        <w:top w:val="none" w:sz="0" w:space="0" w:color="auto"/>
        <w:left w:val="none" w:sz="0" w:space="0" w:color="auto"/>
        <w:bottom w:val="none" w:sz="0" w:space="0" w:color="auto"/>
        <w:right w:val="none" w:sz="0" w:space="0" w:color="auto"/>
      </w:divBdr>
    </w:div>
    <w:div w:id="631404994">
      <w:bodyDiv w:val="1"/>
      <w:marLeft w:val="0"/>
      <w:marRight w:val="0"/>
      <w:marTop w:val="0"/>
      <w:marBottom w:val="0"/>
      <w:divBdr>
        <w:top w:val="none" w:sz="0" w:space="0" w:color="auto"/>
        <w:left w:val="none" w:sz="0" w:space="0" w:color="auto"/>
        <w:bottom w:val="none" w:sz="0" w:space="0" w:color="auto"/>
        <w:right w:val="none" w:sz="0" w:space="0" w:color="auto"/>
      </w:divBdr>
    </w:div>
    <w:div w:id="639042578">
      <w:bodyDiv w:val="1"/>
      <w:marLeft w:val="0"/>
      <w:marRight w:val="0"/>
      <w:marTop w:val="0"/>
      <w:marBottom w:val="0"/>
      <w:divBdr>
        <w:top w:val="none" w:sz="0" w:space="0" w:color="auto"/>
        <w:left w:val="none" w:sz="0" w:space="0" w:color="auto"/>
        <w:bottom w:val="none" w:sz="0" w:space="0" w:color="auto"/>
        <w:right w:val="none" w:sz="0" w:space="0" w:color="auto"/>
      </w:divBdr>
    </w:div>
    <w:div w:id="643898731">
      <w:bodyDiv w:val="1"/>
      <w:marLeft w:val="0"/>
      <w:marRight w:val="0"/>
      <w:marTop w:val="0"/>
      <w:marBottom w:val="0"/>
      <w:divBdr>
        <w:top w:val="none" w:sz="0" w:space="0" w:color="auto"/>
        <w:left w:val="none" w:sz="0" w:space="0" w:color="auto"/>
        <w:bottom w:val="none" w:sz="0" w:space="0" w:color="auto"/>
        <w:right w:val="none" w:sz="0" w:space="0" w:color="auto"/>
      </w:divBdr>
    </w:div>
    <w:div w:id="653804039">
      <w:bodyDiv w:val="1"/>
      <w:marLeft w:val="0"/>
      <w:marRight w:val="0"/>
      <w:marTop w:val="0"/>
      <w:marBottom w:val="0"/>
      <w:divBdr>
        <w:top w:val="none" w:sz="0" w:space="0" w:color="auto"/>
        <w:left w:val="none" w:sz="0" w:space="0" w:color="auto"/>
        <w:bottom w:val="none" w:sz="0" w:space="0" w:color="auto"/>
        <w:right w:val="none" w:sz="0" w:space="0" w:color="auto"/>
      </w:divBdr>
    </w:div>
    <w:div w:id="682391138">
      <w:bodyDiv w:val="1"/>
      <w:marLeft w:val="0"/>
      <w:marRight w:val="0"/>
      <w:marTop w:val="0"/>
      <w:marBottom w:val="0"/>
      <w:divBdr>
        <w:top w:val="none" w:sz="0" w:space="0" w:color="auto"/>
        <w:left w:val="none" w:sz="0" w:space="0" w:color="auto"/>
        <w:bottom w:val="none" w:sz="0" w:space="0" w:color="auto"/>
        <w:right w:val="none" w:sz="0" w:space="0" w:color="auto"/>
      </w:divBdr>
    </w:div>
    <w:div w:id="686063454">
      <w:bodyDiv w:val="1"/>
      <w:marLeft w:val="0"/>
      <w:marRight w:val="0"/>
      <w:marTop w:val="0"/>
      <w:marBottom w:val="0"/>
      <w:divBdr>
        <w:top w:val="none" w:sz="0" w:space="0" w:color="auto"/>
        <w:left w:val="none" w:sz="0" w:space="0" w:color="auto"/>
        <w:bottom w:val="none" w:sz="0" w:space="0" w:color="auto"/>
        <w:right w:val="none" w:sz="0" w:space="0" w:color="auto"/>
      </w:divBdr>
    </w:div>
    <w:div w:id="701902888">
      <w:bodyDiv w:val="1"/>
      <w:marLeft w:val="0"/>
      <w:marRight w:val="0"/>
      <w:marTop w:val="0"/>
      <w:marBottom w:val="0"/>
      <w:divBdr>
        <w:top w:val="none" w:sz="0" w:space="0" w:color="auto"/>
        <w:left w:val="none" w:sz="0" w:space="0" w:color="auto"/>
        <w:bottom w:val="none" w:sz="0" w:space="0" w:color="auto"/>
        <w:right w:val="none" w:sz="0" w:space="0" w:color="auto"/>
      </w:divBdr>
    </w:div>
    <w:div w:id="708846351">
      <w:bodyDiv w:val="1"/>
      <w:marLeft w:val="0"/>
      <w:marRight w:val="0"/>
      <w:marTop w:val="0"/>
      <w:marBottom w:val="0"/>
      <w:divBdr>
        <w:top w:val="none" w:sz="0" w:space="0" w:color="auto"/>
        <w:left w:val="none" w:sz="0" w:space="0" w:color="auto"/>
        <w:bottom w:val="none" w:sz="0" w:space="0" w:color="auto"/>
        <w:right w:val="none" w:sz="0" w:space="0" w:color="auto"/>
      </w:divBdr>
    </w:div>
    <w:div w:id="729377969">
      <w:bodyDiv w:val="1"/>
      <w:marLeft w:val="0"/>
      <w:marRight w:val="0"/>
      <w:marTop w:val="0"/>
      <w:marBottom w:val="0"/>
      <w:divBdr>
        <w:top w:val="none" w:sz="0" w:space="0" w:color="auto"/>
        <w:left w:val="none" w:sz="0" w:space="0" w:color="auto"/>
        <w:bottom w:val="none" w:sz="0" w:space="0" w:color="auto"/>
        <w:right w:val="none" w:sz="0" w:space="0" w:color="auto"/>
      </w:divBdr>
    </w:div>
    <w:div w:id="734546863">
      <w:bodyDiv w:val="1"/>
      <w:marLeft w:val="0"/>
      <w:marRight w:val="0"/>
      <w:marTop w:val="0"/>
      <w:marBottom w:val="0"/>
      <w:divBdr>
        <w:top w:val="none" w:sz="0" w:space="0" w:color="auto"/>
        <w:left w:val="none" w:sz="0" w:space="0" w:color="auto"/>
        <w:bottom w:val="none" w:sz="0" w:space="0" w:color="auto"/>
        <w:right w:val="none" w:sz="0" w:space="0" w:color="auto"/>
      </w:divBdr>
    </w:div>
    <w:div w:id="737484921">
      <w:bodyDiv w:val="1"/>
      <w:marLeft w:val="0"/>
      <w:marRight w:val="0"/>
      <w:marTop w:val="0"/>
      <w:marBottom w:val="0"/>
      <w:divBdr>
        <w:top w:val="none" w:sz="0" w:space="0" w:color="auto"/>
        <w:left w:val="none" w:sz="0" w:space="0" w:color="auto"/>
        <w:bottom w:val="none" w:sz="0" w:space="0" w:color="auto"/>
        <w:right w:val="none" w:sz="0" w:space="0" w:color="auto"/>
      </w:divBdr>
    </w:div>
    <w:div w:id="744575810">
      <w:bodyDiv w:val="1"/>
      <w:marLeft w:val="0"/>
      <w:marRight w:val="0"/>
      <w:marTop w:val="0"/>
      <w:marBottom w:val="0"/>
      <w:divBdr>
        <w:top w:val="none" w:sz="0" w:space="0" w:color="auto"/>
        <w:left w:val="none" w:sz="0" w:space="0" w:color="auto"/>
        <w:bottom w:val="none" w:sz="0" w:space="0" w:color="auto"/>
        <w:right w:val="none" w:sz="0" w:space="0" w:color="auto"/>
      </w:divBdr>
    </w:div>
    <w:div w:id="746345981">
      <w:bodyDiv w:val="1"/>
      <w:marLeft w:val="0"/>
      <w:marRight w:val="0"/>
      <w:marTop w:val="0"/>
      <w:marBottom w:val="0"/>
      <w:divBdr>
        <w:top w:val="none" w:sz="0" w:space="0" w:color="auto"/>
        <w:left w:val="none" w:sz="0" w:space="0" w:color="auto"/>
        <w:bottom w:val="none" w:sz="0" w:space="0" w:color="auto"/>
        <w:right w:val="none" w:sz="0" w:space="0" w:color="auto"/>
      </w:divBdr>
    </w:div>
    <w:div w:id="746390451">
      <w:bodyDiv w:val="1"/>
      <w:marLeft w:val="0"/>
      <w:marRight w:val="0"/>
      <w:marTop w:val="0"/>
      <w:marBottom w:val="0"/>
      <w:divBdr>
        <w:top w:val="none" w:sz="0" w:space="0" w:color="auto"/>
        <w:left w:val="none" w:sz="0" w:space="0" w:color="auto"/>
        <w:bottom w:val="none" w:sz="0" w:space="0" w:color="auto"/>
        <w:right w:val="none" w:sz="0" w:space="0" w:color="auto"/>
      </w:divBdr>
    </w:div>
    <w:div w:id="754980051">
      <w:bodyDiv w:val="1"/>
      <w:marLeft w:val="0"/>
      <w:marRight w:val="0"/>
      <w:marTop w:val="0"/>
      <w:marBottom w:val="0"/>
      <w:divBdr>
        <w:top w:val="none" w:sz="0" w:space="0" w:color="auto"/>
        <w:left w:val="none" w:sz="0" w:space="0" w:color="auto"/>
        <w:bottom w:val="none" w:sz="0" w:space="0" w:color="auto"/>
        <w:right w:val="none" w:sz="0" w:space="0" w:color="auto"/>
      </w:divBdr>
    </w:div>
    <w:div w:id="781925413">
      <w:bodyDiv w:val="1"/>
      <w:marLeft w:val="0"/>
      <w:marRight w:val="0"/>
      <w:marTop w:val="0"/>
      <w:marBottom w:val="0"/>
      <w:divBdr>
        <w:top w:val="none" w:sz="0" w:space="0" w:color="auto"/>
        <w:left w:val="none" w:sz="0" w:space="0" w:color="auto"/>
        <w:bottom w:val="none" w:sz="0" w:space="0" w:color="auto"/>
        <w:right w:val="none" w:sz="0" w:space="0" w:color="auto"/>
      </w:divBdr>
    </w:div>
    <w:div w:id="783230475">
      <w:bodyDiv w:val="1"/>
      <w:marLeft w:val="0"/>
      <w:marRight w:val="0"/>
      <w:marTop w:val="0"/>
      <w:marBottom w:val="0"/>
      <w:divBdr>
        <w:top w:val="none" w:sz="0" w:space="0" w:color="auto"/>
        <w:left w:val="none" w:sz="0" w:space="0" w:color="auto"/>
        <w:bottom w:val="none" w:sz="0" w:space="0" w:color="auto"/>
        <w:right w:val="none" w:sz="0" w:space="0" w:color="auto"/>
      </w:divBdr>
    </w:div>
    <w:div w:id="786237007">
      <w:bodyDiv w:val="1"/>
      <w:marLeft w:val="0"/>
      <w:marRight w:val="0"/>
      <w:marTop w:val="0"/>
      <w:marBottom w:val="0"/>
      <w:divBdr>
        <w:top w:val="none" w:sz="0" w:space="0" w:color="auto"/>
        <w:left w:val="none" w:sz="0" w:space="0" w:color="auto"/>
        <w:bottom w:val="none" w:sz="0" w:space="0" w:color="auto"/>
        <w:right w:val="none" w:sz="0" w:space="0" w:color="auto"/>
      </w:divBdr>
    </w:div>
    <w:div w:id="795366496">
      <w:bodyDiv w:val="1"/>
      <w:marLeft w:val="0"/>
      <w:marRight w:val="0"/>
      <w:marTop w:val="0"/>
      <w:marBottom w:val="0"/>
      <w:divBdr>
        <w:top w:val="none" w:sz="0" w:space="0" w:color="auto"/>
        <w:left w:val="none" w:sz="0" w:space="0" w:color="auto"/>
        <w:bottom w:val="none" w:sz="0" w:space="0" w:color="auto"/>
        <w:right w:val="none" w:sz="0" w:space="0" w:color="auto"/>
      </w:divBdr>
    </w:div>
    <w:div w:id="803040639">
      <w:bodyDiv w:val="1"/>
      <w:marLeft w:val="0"/>
      <w:marRight w:val="0"/>
      <w:marTop w:val="0"/>
      <w:marBottom w:val="0"/>
      <w:divBdr>
        <w:top w:val="none" w:sz="0" w:space="0" w:color="auto"/>
        <w:left w:val="none" w:sz="0" w:space="0" w:color="auto"/>
        <w:bottom w:val="none" w:sz="0" w:space="0" w:color="auto"/>
        <w:right w:val="none" w:sz="0" w:space="0" w:color="auto"/>
      </w:divBdr>
    </w:div>
    <w:div w:id="821654025">
      <w:bodyDiv w:val="1"/>
      <w:marLeft w:val="0"/>
      <w:marRight w:val="0"/>
      <w:marTop w:val="0"/>
      <w:marBottom w:val="0"/>
      <w:divBdr>
        <w:top w:val="none" w:sz="0" w:space="0" w:color="auto"/>
        <w:left w:val="none" w:sz="0" w:space="0" w:color="auto"/>
        <w:bottom w:val="none" w:sz="0" w:space="0" w:color="auto"/>
        <w:right w:val="none" w:sz="0" w:space="0" w:color="auto"/>
      </w:divBdr>
    </w:div>
    <w:div w:id="823351311">
      <w:bodyDiv w:val="1"/>
      <w:marLeft w:val="0"/>
      <w:marRight w:val="0"/>
      <w:marTop w:val="0"/>
      <w:marBottom w:val="0"/>
      <w:divBdr>
        <w:top w:val="none" w:sz="0" w:space="0" w:color="auto"/>
        <w:left w:val="none" w:sz="0" w:space="0" w:color="auto"/>
        <w:bottom w:val="none" w:sz="0" w:space="0" w:color="auto"/>
        <w:right w:val="none" w:sz="0" w:space="0" w:color="auto"/>
      </w:divBdr>
    </w:div>
    <w:div w:id="829103318">
      <w:bodyDiv w:val="1"/>
      <w:marLeft w:val="0"/>
      <w:marRight w:val="0"/>
      <w:marTop w:val="0"/>
      <w:marBottom w:val="0"/>
      <w:divBdr>
        <w:top w:val="none" w:sz="0" w:space="0" w:color="auto"/>
        <w:left w:val="none" w:sz="0" w:space="0" w:color="auto"/>
        <w:bottom w:val="none" w:sz="0" w:space="0" w:color="auto"/>
        <w:right w:val="none" w:sz="0" w:space="0" w:color="auto"/>
      </w:divBdr>
    </w:div>
    <w:div w:id="835263950">
      <w:bodyDiv w:val="1"/>
      <w:marLeft w:val="0"/>
      <w:marRight w:val="0"/>
      <w:marTop w:val="0"/>
      <w:marBottom w:val="0"/>
      <w:divBdr>
        <w:top w:val="none" w:sz="0" w:space="0" w:color="auto"/>
        <w:left w:val="none" w:sz="0" w:space="0" w:color="auto"/>
        <w:bottom w:val="none" w:sz="0" w:space="0" w:color="auto"/>
        <w:right w:val="none" w:sz="0" w:space="0" w:color="auto"/>
      </w:divBdr>
    </w:div>
    <w:div w:id="868495333">
      <w:bodyDiv w:val="1"/>
      <w:marLeft w:val="0"/>
      <w:marRight w:val="0"/>
      <w:marTop w:val="0"/>
      <w:marBottom w:val="0"/>
      <w:divBdr>
        <w:top w:val="none" w:sz="0" w:space="0" w:color="auto"/>
        <w:left w:val="none" w:sz="0" w:space="0" w:color="auto"/>
        <w:bottom w:val="none" w:sz="0" w:space="0" w:color="auto"/>
        <w:right w:val="none" w:sz="0" w:space="0" w:color="auto"/>
      </w:divBdr>
    </w:div>
    <w:div w:id="892496891">
      <w:bodyDiv w:val="1"/>
      <w:marLeft w:val="0"/>
      <w:marRight w:val="0"/>
      <w:marTop w:val="0"/>
      <w:marBottom w:val="0"/>
      <w:divBdr>
        <w:top w:val="none" w:sz="0" w:space="0" w:color="auto"/>
        <w:left w:val="none" w:sz="0" w:space="0" w:color="auto"/>
        <w:bottom w:val="none" w:sz="0" w:space="0" w:color="auto"/>
        <w:right w:val="none" w:sz="0" w:space="0" w:color="auto"/>
      </w:divBdr>
    </w:div>
    <w:div w:id="903569431">
      <w:bodyDiv w:val="1"/>
      <w:marLeft w:val="0"/>
      <w:marRight w:val="0"/>
      <w:marTop w:val="0"/>
      <w:marBottom w:val="0"/>
      <w:divBdr>
        <w:top w:val="none" w:sz="0" w:space="0" w:color="auto"/>
        <w:left w:val="none" w:sz="0" w:space="0" w:color="auto"/>
        <w:bottom w:val="none" w:sz="0" w:space="0" w:color="auto"/>
        <w:right w:val="none" w:sz="0" w:space="0" w:color="auto"/>
      </w:divBdr>
    </w:div>
    <w:div w:id="929193636">
      <w:bodyDiv w:val="1"/>
      <w:marLeft w:val="0"/>
      <w:marRight w:val="0"/>
      <w:marTop w:val="0"/>
      <w:marBottom w:val="0"/>
      <w:divBdr>
        <w:top w:val="none" w:sz="0" w:space="0" w:color="auto"/>
        <w:left w:val="none" w:sz="0" w:space="0" w:color="auto"/>
        <w:bottom w:val="none" w:sz="0" w:space="0" w:color="auto"/>
        <w:right w:val="none" w:sz="0" w:space="0" w:color="auto"/>
      </w:divBdr>
    </w:div>
    <w:div w:id="930430882">
      <w:bodyDiv w:val="1"/>
      <w:marLeft w:val="0"/>
      <w:marRight w:val="0"/>
      <w:marTop w:val="0"/>
      <w:marBottom w:val="0"/>
      <w:divBdr>
        <w:top w:val="none" w:sz="0" w:space="0" w:color="auto"/>
        <w:left w:val="none" w:sz="0" w:space="0" w:color="auto"/>
        <w:bottom w:val="none" w:sz="0" w:space="0" w:color="auto"/>
        <w:right w:val="none" w:sz="0" w:space="0" w:color="auto"/>
      </w:divBdr>
    </w:div>
    <w:div w:id="943809769">
      <w:bodyDiv w:val="1"/>
      <w:marLeft w:val="0"/>
      <w:marRight w:val="0"/>
      <w:marTop w:val="0"/>
      <w:marBottom w:val="0"/>
      <w:divBdr>
        <w:top w:val="none" w:sz="0" w:space="0" w:color="auto"/>
        <w:left w:val="none" w:sz="0" w:space="0" w:color="auto"/>
        <w:bottom w:val="none" w:sz="0" w:space="0" w:color="auto"/>
        <w:right w:val="none" w:sz="0" w:space="0" w:color="auto"/>
      </w:divBdr>
    </w:div>
    <w:div w:id="961958640">
      <w:bodyDiv w:val="1"/>
      <w:marLeft w:val="0"/>
      <w:marRight w:val="0"/>
      <w:marTop w:val="0"/>
      <w:marBottom w:val="0"/>
      <w:divBdr>
        <w:top w:val="none" w:sz="0" w:space="0" w:color="auto"/>
        <w:left w:val="none" w:sz="0" w:space="0" w:color="auto"/>
        <w:bottom w:val="none" w:sz="0" w:space="0" w:color="auto"/>
        <w:right w:val="none" w:sz="0" w:space="0" w:color="auto"/>
      </w:divBdr>
    </w:div>
    <w:div w:id="991375710">
      <w:bodyDiv w:val="1"/>
      <w:marLeft w:val="0"/>
      <w:marRight w:val="0"/>
      <w:marTop w:val="0"/>
      <w:marBottom w:val="0"/>
      <w:divBdr>
        <w:top w:val="none" w:sz="0" w:space="0" w:color="auto"/>
        <w:left w:val="none" w:sz="0" w:space="0" w:color="auto"/>
        <w:bottom w:val="none" w:sz="0" w:space="0" w:color="auto"/>
        <w:right w:val="none" w:sz="0" w:space="0" w:color="auto"/>
      </w:divBdr>
    </w:div>
    <w:div w:id="996955942">
      <w:bodyDiv w:val="1"/>
      <w:marLeft w:val="0"/>
      <w:marRight w:val="0"/>
      <w:marTop w:val="0"/>
      <w:marBottom w:val="0"/>
      <w:divBdr>
        <w:top w:val="none" w:sz="0" w:space="0" w:color="auto"/>
        <w:left w:val="none" w:sz="0" w:space="0" w:color="auto"/>
        <w:bottom w:val="none" w:sz="0" w:space="0" w:color="auto"/>
        <w:right w:val="none" w:sz="0" w:space="0" w:color="auto"/>
      </w:divBdr>
    </w:div>
    <w:div w:id="1000429116">
      <w:bodyDiv w:val="1"/>
      <w:marLeft w:val="0"/>
      <w:marRight w:val="0"/>
      <w:marTop w:val="0"/>
      <w:marBottom w:val="0"/>
      <w:divBdr>
        <w:top w:val="none" w:sz="0" w:space="0" w:color="auto"/>
        <w:left w:val="none" w:sz="0" w:space="0" w:color="auto"/>
        <w:bottom w:val="none" w:sz="0" w:space="0" w:color="auto"/>
        <w:right w:val="none" w:sz="0" w:space="0" w:color="auto"/>
      </w:divBdr>
    </w:div>
    <w:div w:id="1004553386">
      <w:bodyDiv w:val="1"/>
      <w:marLeft w:val="0"/>
      <w:marRight w:val="0"/>
      <w:marTop w:val="0"/>
      <w:marBottom w:val="0"/>
      <w:divBdr>
        <w:top w:val="none" w:sz="0" w:space="0" w:color="auto"/>
        <w:left w:val="none" w:sz="0" w:space="0" w:color="auto"/>
        <w:bottom w:val="none" w:sz="0" w:space="0" w:color="auto"/>
        <w:right w:val="none" w:sz="0" w:space="0" w:color="auto"/>
      </w:divBdr>
    </w:div>
    <w:div w:id="1011493637">
      <w:bodyDiv w:val="1"/>
      <w:marLeft w:val="0"/>
      <w:marRight w:val="0"/>
      <w:marTop w:val="0"/>
      <w:marBottom w:val="0"/>
      <w:divBdr>
        <w:top w:val="none" w:sz="0" w:space="0" w:color="auto"/>
        <w:left w:val="none" w:sz="0" w:space="0" w:color="auto"/>
        <w:bottom w:val="none" w:sz="0" w:space="0" w:color="auto"/>
        <w:right w:val="none" w:sz="0" w:space="0" w:color="auto"/>
      </w:divBdr>
    </w:div>
    <w:div w:id="1023484638">
      <w:bodyDiv w:val="1"/>
      <w:marLeft w:val="0"/>
      <w:marRight w:val="0"/>
      <w:marTop w:val="0"/>
      <w:marBottom w:val="0"/>
      <w:divBdr>
        <w:top w:val="none" w:sz="0" w:space="0" w:color="auto"/>
        <w:left w:val="none" w:sz="0" w:space="0" w:color="auto"/>
        <w:bottom w:val="none" w:sz="0" w:space="0" w:color="auto"/>
        <w:right w:val="none" w:sz="0" w:space="0" w:color="auto"/>
      </w:divBdr>
    </w:div>
    <w:div w:id="1039862579">
      <w:bodyDiv w:val="1"/>
      <w:marLeft w:val="0"/>
      <w:marRight w:val="0"/>
      <w:marTop w:val="0"/>
      <w:marBottom w:val="0"/>
      <w:divBdr>
        <w:top w:val="none" w:sz="0" w:space="0" w:color="auto"/>
        <w:left w:val="none" w:sz="0" w:space="0" w:color="auto"/>
        <w:bottom w:val="none" w:sz="0" w:space="0" w:color="auto"/>
        <w:right w:val="none" w:sz="0" w:space="0" w:color="auto"/>
      </w:divBdr>
    </w:div>
    <w:div w:id="1041052727">
      <w:bodyDiv w:val="1"/>
      <w:marLeft w:val="0"/>
      <w:marRight w:val="0"/>
      <w:marTop w:val="0"/>
      <w:marBottom w:val="0"/>
      <w:divBdr>
        <w:top w:val="none" w:sz="0" w:space="0" w:color="auto"/>
        <w:left w:val="none" w:sz="0" w:space="0" w:color="auto"/>
        <w:bottom w:val="none" w:sz="0" w:space="0" w:color="auto"/>
        <w:right w:val="none" w:sz="0" w:space="0" w:color="auto"/>
      </w:divBdr>
    </w:div>
    <w:div w:id="1048339670">
      <w:bodyDiv w:val="1"/>
      <w:marLeft w:val="0"/>
      <w:marRight w:val="0"/>
      <w:marTop w:val="0"/>
      <w:marBottom w:val="0"/>
      <w:divBdr>
        <w:top w:val="none" w:sz="0" w:space="0" w:color="auto"/>
        <w:left w:val="none" w:sz="0" w:space="0" w:color="auto"/>
        <w:bottom w:val="none" w:sz="0" w:space="0" w:color="auto"/>
        <w:right w:val="none" w:sz="0" w:space="0" w:color="auto"/>
      </w:divBdr>
    </w:div>
    <w:div w:id="1055086617">
      <w:bodyDiv w:val="1"/>
      <w:marLeft w:val="0"/>
      <w:marRight w:val="0"/>
      <w:marTop w:val="0"/>
      <w:marBottom w:val="0"/>
      <w:divBdr>
        <w:top w:val="none" w:sz="0" w:space="0" w:color="auto"/>
        <w:left w:val="none" w:sz="0" w:space="0" w:color="auto"/>
        <w:bottom w:val="none" w:sz="0" w:space="0" w:color="auto"/>
        <w:right w:val="none" w:sz="0" w:space="0" w:color="auto"/>
      </w:divBdr>
    </w:div>
    <w:div w:id="1078669084">
      <w:bodyDiv w:val="1"/>
      <w:marLeft w:val="0"/>
      <w:marRight w:val="0"/>
      <w:marTop w:val="0"/>
      <w:marBottom w:val="0"/>
      <w:divBdr>
        <w:top w:val="none" w:sz="0" w:space="0" w:color="auto"/>
        <w:left w:val="none" w:sz="0" w:space="0" w:color="auto"/>
        <w:bottom w:val="none" w:sz="0" w:space="0" w:color="auto"/>
        <w:right w:val="none" w:sz="0" w:space="0" w:color="auto"/>
      </w:divBdr>
    </w:div>
    <w:div w:id="1127964579">
      <w:bodyDiv w:val="1"/>
      <w:marLeft w:val="0"/>
      <w:marRight w:val="0"/>
      <w:marTop w:val="0"/>
      <w:marBottom w:val="0"/>
      <w:divBdr>
        <w:top w:val="none" w:sz="0" w:space="0" w:color="auto"/>
        <w:left w:val="none" w:sz="0" w:space="0" w:color="auto"/>
        <w:bottom w:val="none" w:sz="0" w:space="0" w:color="auto"/>
        <w:right w:val="none" w:sz="0" w:space="0" w:color="auto"/>
      </w:divBdr>
    </w:div>
    <w:div w:id="1177228331">
      <w:bodyDiv w:val="1"/>
      <w:marLeft w:val="0"/>
      <w:marRight w:val="0"/>
      <w:marTop w:val="0"/>
      <w:marBottom w:val="0"/>
      <w:divBdr>
        <w:top w:val="none" w:sz="0" w:space="0" w:color="auto"/>
        <w:left w:val="none" w:sz="0" w:space="0" w:color="auto"/>
        <w:bottom w:val="none" w:sz="0" w:space="0" w:color="auto"/>
        <w:right w:val="none" w:sz="0" w:space="0" w:color="auto"/>
      </w:divBdr>
    </w:div>
    <w:div w:id="1194534556">
      <w:bodyDiv w:val="1"/>
      <w:marLeft w:val="0"/>
      <w:marRight w:val="0"/>
      <w:marTop w:val="0"/>
      <w:marBottom w:val="0"/>
      <w:divBdr>
        <w:top w:val="none" w:sz="0" w:space="0" w:color="auto"/>
        <w:left w:val="none" w:sz="0" w:space="0" w:color="auto"/>
        <w:bottom w:val="none" w:sz="0" w:space="0" w:color="auto"/>
        <w:right w:val="none" w:sz="0" w:space="0" w:color="auto"/>
      </w:divBdr>
    </w:div>
    <w:div w:id="1224682426">
      <w:bodyDiv w:val="1"/>
      <w:marLeft w:val="0"/>
      <w:marRight w:val="0"/>
      <w:marTop w:val="0"/>
      <w:marBottom w:val="0"/>
      <w:divBdr>
        <w:top w:val="none" w:sz="0" w:space="0" w:color="auto"/>
        <w:left w:val="none" w:sz="0" w:space="0" w:color="auto"/>
        <w:bottom w:val="none" w:sz="0" w:space="0" w:color="auto"/>
        <w:right w:val="none" w:sz="0" w:space="0" w:color="auto"/>
      </w:divBdr>
    </w:div>
    <w:div w:id="1247690377">
      <w:bodyDiv w:val="1"/>
      <w:marLeft w:val="0"/>
      <w:marRight w:val="0"/>
      <w:marTop w:val="0"/>
      <w:marBottom w:val="0"/>
      <w:divBdr>
        <w:top w:val="none" w:sz="0" w:space="0" w:color="auto"/>
        <w:left w:val="none" w:sz="0" w:space="0" w:color="auto"/>
        <w:bottom w:val="none" w:sz="0" w:space="0" w:color="auto"/>
        <w:right w:val="none" w:sz="0" w:space="0" w:color="auto"/>
      </w:divBdr>
    </w:div>
    <w:div w:id="1292636861">
      <w:bodyDiv w:val="1"/>
      <w:marLeft w:val="0"/>
      <w:marRight w:val="0"/>
      <w:marTop w:val="0"/>
      <w:marBottom w:val="0"/>
      <w:divBdr>
        <w:top w:val="none" w:sz="0" w:space="0" w:color="auto"/>
        <w:left w:val="none" w:sz="0" w:space="0" w:color="auto"/>
        <w:bottom w:val="none" w:sz="0" w:space="0" w:color="auto"/>
        <w:right w:val="none" w:sz="0" w:space="0" w:color="auto"/>
      </w:divBdr>
    </w:div>
    <w:div w:id="1310985083">
      <w:bodyDiv w:val="1"/>
      <w:marLeft w:val="0"/>
      <w:marRight w:val="0"/>
      <w:marTop w:val="0"/>
      <w:marBottom w:val="0"/>
      <w:divBdr>
        <w:top w:val="none" w:sz="0" w:space="0" w:color="auto"/>
        <w:left w:val="none" w:sz="0" w:space="0" w:color="auto"/>
        <w:bottom w:val="none" w:sz="0" w:space="0" w:color="auto"/>
        <w:right w:val="none" w:sz="0" w:space="0" w:color="auto"/>
      </w:divBdr>
    </w:div>
    <w:div w:id="1321081022">
      <w:bodyDiv w:val="1"/>
      <w:marLeft w:val="0"/>
      <w:marRight w:val="0"/>
      <w:marTop w:val="0"/>
      <w:marBottom w:val="0"/>
      <w:divBdr>
        <w:top w:val="none" w:sz="0" w:space="0" w:color="auto"/>
        <w:left w:val="none" w:sz="0" w:space="0" w:color="auto"/>
        <w:bottom w:val="none" w:sz="0" w:space="0" w:color="auto"/>
        <w:right w:val="none" w:sz="0" w:space="0" w:color="auto"/>
      </w:divBdr>
    </w:div>
    <w:div w:id="1328941910">
      <w:bodyDiv w:val="1"/>
      <w:marLeft w:val="0"/>
      <w:marRight w:val="0"/>
      <w:marTop w:val="0"/>
      <w:marBottom w:val="0"/>
      <w:divBdr>
        <w:top w:val="none" w:sz="0" w:space="0" w:color="auto"/>
        <w:left w:val="none" w:sz="0" w:space="0" w:color="auto"/>
        <w:bottom w:val="none" w:sz="0" w:space="0" w:color="auto"/>
        <w:right w:val="none" w:sz="0" w:space="0" w:color="auto"/>
      </w:divBdr>
      <w:divsChild>
        <w:div w:id="1331447258">
          <w:marLeft w:val="0"/>
          <w:marRight w:val="0"/>
          <w:marTop w:val="0"/>
          <w:marBottom w:val="0"/>
          <w:divBdr>
            <w:top w:val="none" w:sz="0" w:space="0" w:color="auto"/>
            <w:left w:val="none" w:sz="0" w:space="0" w:color="auto"/>
            <w:bottom w:val="none" w:sz="0" w:space="0" w:color="auto"/>
            <w:right w:val="none" w:sz="0" w:space="0" w:color="auto"/>
          </w:divBdr>
        </w:div>
      </w:divsChild>
    </w:div>
    <w:div w:id="1336302565">
      <w:bodyDiv w:val="1"/>
      <w:marLeft w:val="0"/>
      <w:marRight w:val="0"/>
      <w:marTop w:val="0"/>
      <w:marBottom w:val="0"/>
      <w:divBdr>
        <w:top w:val="none" w:sz="0" w:space="0" w:color="auto"/>
        <w:left w:val="none" w:sz="0" w:space="0" w:color="auto"/>
        <w:bottom w:val="none" w:sz="0" w:space="0" w:color="auto"/>
        <w:right w:val="none" w:sz="0" w:space="0" w:color="auto"/>
      </w:divBdr>
    </w:div>
    <w:div w:id="1339846821">
      <w:bodyDiv w:val="1"/>
      <w:marLeft w:val="0"/>
      <w:marRight w:val="0"/>
      <w:marTop w:val="0"/>
      <w:marBottom w:val="0"/>
      <w:divBdr>
        <w:top w:val="none" w:sz="0" w:space="0" w:color="auto"/>
        <w:left w:val="none" w:sz="0" w:space="0" w:color="auto"/>
        <w:bottom w:val="none" w:sz="0" w:space="0" w:color="auto"/>
        <w:right w:val="none" w:sz="0" w:space="0" w:color="auto"/>
      </w:divBdr>
    </w:div>
    <w:div w:id="1348797811">
      <w:bodyDiv w:val="1"/>
      <w:marLeft w:val="0"/>
      <w:marRight w:val="0"/>
      <w:marTop w:val="0"/>
      <w:marBottom w:val="0"/>
      <w:divBdr>
        <w:top w:val="none" w:sz="0" w:space="0" w:color="auto"/>
        <w:left w:val="none" w:sz="0" w:space="0" w:color="auto"/>
        <w:bottom w:val="none" w:sz="0" w:space="0" w:color="auto"/>
        <w:right w:val="none" w:sz="0" w:space="0" w:color="auto"/>
      </w:divBdr>
    </w:div>
    <w:div w:id="1380350755">
      <w:bodyDiv w:val="1"/>
      <w:marLeft w:val="0"/>
      <w:marRight w:val="0"/>
      <w:marTop w:val="0"/>
      <w:marBottom w:val="0"/>
      <w:divBdr>
        <w:top w:val="none" w:sz="0" w:space="0" w:color="auto"/>
        <w:left w:val="none" w:sz="0" w:space="0" w:color="auto"/>
        <w:bottom w:val="none" w:sz="0" w:space="0" w:color="auto"/>
        <w:right w:val="none" w:sz="0" w:space="0" w:color="auto"/>
      </w:divBdr>
    </w:div>
    <w:div w:id="1387221307">
      <w:bodyDiv w:val="1"/>
      <w:marLeft w:val="0"/>
      <w:marRight w:val="0"/>
      <w:marTop w:val="0"/>
      <w:marBottom w:val="0"/>
      <w:divBdr>
        <w:top w:val="none" w:sz="0" w:space="0" w:color="auto"/>
        <w:left w:val="none" w:sz="0" w:space="0" w:color="auto"/>
        <w:bottom w:val="none" w:sz="0" w:space="0" w:color="auto"/>
        <w:right w:val="none" w:sz="0" w:space="0" w:color="auto"/>
      </w:divBdr>
    </w:div>
    <w:div w:id="1397584660">
      <w:bodyDiv w:val="1"/>
      <w:marLeft w:val="0"/>
      <w:marRight w:val="0"/>
      <w:marTop w:val="0"/>
      <w:marBottom w:val="0"/>
      <w:divBdr>
        <w:top w:val="none" w:sz="0" w:space="0" w:color="auto"/>
        <w:left w:val="none" w:sz="0" w:space="0" w:color="auto"/>
        <w:bottom w:val="none" w:sz="0" w:space="0" w:color="auto"/>
        <w:right w:val="none" w:sz="0" w:space="0" w:color="auto"/>
      </w:divBdr>
    </w:div>
    <w:div w:id="1400130030">
      <w:bodyDiv w:val="1"/>
      <w:marLeft w:val="0"/>
      <w:marRight w:val="0"/>
      <w:marTop w:val="0"/>
      <w:marBottom w:val="0"/>
      <w:divBdr>
        <w:top w:val="none" w:sz="0" w:space="0" w:color="auto"/>
        <w:left w:val="none" w:sz="0" w:space="0" w:color="auto"/>
        <w:bottom w:val="none" w:sz="0" w:space="0" w:color="auto"/>
        <w:right w:val="none" w:sz="0" w:space="0" w:color="auto"/>
      </w:divBdr>
    </w:div>
    <w:div w:id="1412309518">
      <w:bodyDiv w:val="1"/>
      <w:marLeft w:val="0"/>
      <w:marRight w:val="0"/>
      <w:marTop w:val="0"/>
      <w:marBottom w:val="0"/>
      <w:divBdr>
        <w:top w:val="none" w:sz="0" w:space="0" w:color="auto"/>
        <w:left w:val="none" w:sz="0" w:space="0" w:color="auto"/>
        <w:bottom w:val="none" w:sz="0" w:space="0" w:color="auto"/>
        <w:right w:val="none" w:sz="0" w:space="0" w:color="auto"/>
      </w:divBdr>
    </w:div>
    <w:div w:id="1413160776">
      <w:bodyDiv w:val="1"/>
      <w:marLeft w:val="0"/>
      <w:marRight w:val="0"/>
      <w:marTop w:val="0"/>
      <w:marBottom w:val="0"/>
      <w:divBdr>
        <w:top w:val="none" w:sz="0" w:space="0" w:color="auto"/>
        <w:left w:val="none" w:sz="0" w:space="0" w:color="auto"/>
        <w:bottom w:val="none" w:sz="0" w:space="0" w:color="auto"/>
        <w:right w:val="none" w:sz="0" w:space="0" w:color="auto"/>
      </w:divBdr>
    </w:div>
    <w:div w:id="1447240322">
      <w:bodyDiv w:val="1"/>
      <w:marLeft w:val="0"/>
      <w:marRight w:val="0"/>
      <w:marTop w:val="0"/>
      <w:marBottom w:val="0"/>
      <w:divBdr>
        <w:top w:val="none" w:sz="0" w:space="0" w:color="auto"/>
        <w:left w:val="none" w:sz="0" w:space="0" w:color="auto"/>
        <w:bottom w:val="none" w:sz="0" w:space="0" w:color="auto"/>
        <w:right w:val="none" w:sz="0" w:space="0" w:color="auto"/>
      </w:divBdr>
    </w:div>
    <w:div w:id="1453793254">
      <w:bodyDiv w:val="1"/>
      <w:marLeft w:val="0"/>
      <w:marRight w:val="0"/>
      <w:marTop w:val="0"/>
      <w:marBottom w:val="0"/>
      <w:divBdr>
        <w:top w:val="none" w:sz="0" w:space="0" w:color="auto"/>
        <w:left w:val="none" w:sz="0" w:space="0" w:color="auto"/>
        <w:bottom w:val="none" w:sz="0" w:space="0" w:color="auto"/>
        <w:right w:val="none" w:sz="0" w:space="0" w:color="auto"/>
      </w:divBdr>
    </w:div>
    <w:div w:id="1454403023">
      <w:bodyDiv w:val="1"/>
      <w:marLeft w:val="0"/>
      <w:marRight w:val="0"/>
      <w:marTop w:val="0"/>
      <w:marBottom w:val="0"/>
      <w:divBdr>
        <w:top w:val="none" w:sz="0" w:space="0" w:color="auto"/>
        <w:left w:val="none" w:sz="0" w:space="0" w:color="auto"/>
        <w:bottom w:val="none" w:sz="0" w:space="0" w:color="auto"/>
        <w:right w:val="none" w:sz="0" w:space="0" w:color="auto"/>
      </w:divBdr>
    </w:div>
    <w:div w:id="1459495971">
      <w:bodyDiv w:val="1"/>
      <w:marLeft w:val="0"/>
      <w:marRight w:val="0"/>
      <w:marTop w:val="0"/>
      <w:marBottom w:val="0"/>
      <w:divBdr>
        <w:top w:val="none" w:sz="0" w:space="0" w:color="auto"/>
        <w:left w:val="none" w:sz="0" w:space="0" w:color="auto"/>
        <w:bottom w:val="none" w:sz="0" w:space="0" w:color="auto"/>
        <w:right w:val="none" w:sz="0" w:space="0" w:color="auto"/>
      </w:divBdr>
    </w:div>
    <w:div w:id="1462459454">
      <w:bodyDiv w:val="1"/>
      <w:marLeft w:val="0"/>
      <w:marRight w:val="0"/>
      <w:marTop w:val="0"/>
      <w:marBottom w:val="0"/>
      <w:divBdr>
        <w:top w:val="none" w:sz="0" w:space="0" w:color="auto"/>
        <w:left w:val="none" w:sz="0" w:space="0" w:color="auto"/>
        <w:bottom w:val="none" w:sz="0" w:space="0" w:color="auto"/>
        <w:right w:val="none" w:sz="0" w:space="0" w:color="auto"/>
      </w:divBdr>
    </w:div>
    <w:div w:id="1464228499">
      <w:bodyDiv w:val="1"/>
      <w:marLeft w:val="0"/>
      <w:marRight w:val="0"/>
      <w:marTop w:val="0"/>
      <w:marBottom w:val="0"/>
      <w:divBdr>
        <w:top w:val="none" w:sz="0" w:space="0" w:color="auto"/>
        <w:left w:val="none" w:sz="0" w:space="0" w:color="auto"/>
        <w:bottom w:val="none" w:sz="0" w:space="0" w:color="auto"/>
        <w:right w:val="none" w:sz="0" w:space="0" w:color="auto"/>
      </w:divBdr>
    </w:div>
    <w:div w:id="1484194750">
      <w:bodyDiv w:val="1"/>
      <w:marLeft w:val="0"/>
      <w:marRight w:val="0"/>
      <w:marTop w:val="0"/>
      <w:marBottom w:val="0"/>
      <w:divBdr>
        <w:top w:val="none" w:sz="0" w:space="0" w:color="auto"/>
        <w:left w:val="none" w:sz="0" w:space="0" w:color="auto"/>
        <w:bottom w:val="none" w:sz="0" w:space="0" w:color="auto"/>
        <w:right w:val="none" w:sz="0" w:space="0" w:color="auto"/>
      </w:divBdr>
    </w:div>
    <w:div w:id="1502620224">
      <w:bodyDiv w:val="1"/>
      <w:marLeft w:val="0"/>
      <w:marRight w:val="0"/>
      <w:marTop w:val="0"/>
      <w:marBottom w:val="0"/>
      <w:divBdr>
        <w:top w:val="none" w:sz="0" w:space="0" w:color="auto"/>
        <w:left w:val="none" w:sz="0" w:space="0" w:color="auto"/>
        <w:bottom w:val="none" w:sz="0" w:space="0" w:color="auto"/>
        <w:right w:val="none" w:sz="0" w:space="0" w:color="auto"/>
      </w:divBdr>
    </w:div>
    <w:div w:id="1521432052">
      <w:bodyDiv w:val="1"/>
      <w:marLeft w:val="0"/>
      <w:marRight w:val="0"/>
      <w:marTop w:val="0"/>
      <w:marBottom w:val="0"/>
      <w:divBdr>
        <w:top w:val="none" w:sz="0" w:space="0" w:color="auto"/>
        <w:left w:val="none" w:sz="0" w:space="0" w:color="auto"/>
        <w:bottom w:val="none" w:sz="0" w:space="0" w:color="auto"/>
        <w:right w:val="none" w:sz="0" w:space="0" w:color="auto"/>
      </w:divBdr>
    </w:div>
    <w:div w:id="1538155297">
      <w:bodyDiv w:val="1"/>
      <w:marLeft w:val="0"/>
      <w:marRight w:val="0"/>
      <w:marTop w:val="0"/>
      <w:marBottom w:val="0"/>
      <w:divBdr>
        <w:top w:val="none" w:sz="0" w:space="0" w:color="auto"/>
        <w:left w:val="none" w:sz="0" w:space="0" w:color="auto"/>
        <w:bottom w:val="none" w:sz="0" w:space="0" w:color="auto"/>
        <w:right w:val="none" w:sz="0" w:space="0" w:color="auto"/>
      </w:divBdr>
    </w:div>
    <w:div w:id="1539929026">
      <w:bodyDiv w:val="1"/>
      <w:marLeft w:val="0"/>
      <w:marRight w:val="0"/>
      <w:marTop w:val="0"/>
      <w:marBottom w:val="0"/>
      <w:divBdr>
        <w:top w:val="none" w:sz="0" w:space="0" w:color="auto"/>
        <w:left w:val="none" w:sz="0" w:space="0" w:color="auto"/>
        <w:bottom w:val="none" w:sz="0" w:space="0" w:color="auto"/>
        <w:right w:val="none" w:sz="0" w:space="0" w:color="auto"/>
      </w:divBdr>
    </w:div>
    <w:div w:id="1543789941">
      <w:bodyDiv w:val="1"/>
      <w:marLeft w:val="0"/>
      <w:marRight w:val="0"/>
      <w:marTop w:val="0"/>
      <w:marBottom w:val="0"/>
      <w:divBdr>
        <w:top w:val="none" w:sz="0" w:space="0" w:color="auto"/>
        <w:left w:val="none" w:sz="0" w:space="0" w:color="auto"/>
        <w:bottom w:val="none" w:sz="0" w:space="0" w:color="auto"/>
        <w:right w:val="none" w:sz="0" w:space="0" w:color="auto"/>
      </w:divBdr>
    </w:div>
    <w:div w:id="1574657723">
      <w:bodyDiv w:val="1"/>
      <w:marLeft w:val="0"/>
      <w:marRight w:val="0"/>
      <w:marTop w:val="0"/>
      <w:marBottom w:val="0"/>
      <w:divBdr>
        <w:top w:val="none" w:sz="0" w:space="0" w:color="auto"/>
        <w:left w:val="none" w:sz="0" w:space="0" w:color="auto"/>
        <w:bottom w:val="none" w:sz="0" w:space="0" w:color="auto"/>
        <w:right w:val="none" w:sz="0" w:space="0" w:color="auto"/>
      </w:divBdr>
    </w:div>
    <w:div w:id="1625118275">
      <w:bodyDiv w:val="1"/>
      <w:marLeft w:val="0"/>
      <w:marRight w:val="0"/>
      <w:marTop w:val="0"/>
      <w:marBottom w:val="0"/>
      <w:divBdr>
        <w:top w:val="none" w:sz="0" w:space="0" w:color="auto"/>
        <w:left w:val="none" w:sz="0" w:space="0" w:color="auto"/>
        <w:bottom w:val="none" w:sz="0" w:space="0" w:color="auto"/>
        <w:right w:val="none" w:sz="0" w:space="0" w:color="auto"/>
      </w:divBdr>
    </w:div>
    <w:div w:id="1628388836">
      <w:bodyDiv w:val="1"/>
      <w:marLeft w:val="0"/>
      <w:marRight w:val="0"/>
      <w:marTop w:val="0"/>
      <w:marBottom w:val="0"/>
      <w:divBdr>
        <w:top w:val="none" w:sz="0" w:space="0" w:color="auto"/>
        <w:left w:val="none" w:sz="0" w:space="0" w:color="auto"/>
        <w:bottom w:val="none" w:sz="0" w:space="0" w:color="auto"/>
        <w:right w:val="none" w:sz="0" w:space="0" w:color="auto"/>
      </w:divBdr>
      <w:divsChild>
        <w:div w:id="2051493753">
          <w:marLeft w:val="0"/>
          <w:marRight w:val="0"/>
          <w:marTop w:val="0"/>
          <w:marBottom w:val="0"/>
          <w:divBdr>
            <w:top w:val="none" w:sz="0" w:space="0" w:color="auto"/>
            <w:left w:val="none" w:sz="0" w:space="0" w:color="auto"/>
            <w:bottom w:val="none" w:sz="0" w:space="0" w:color="auto"/>
            <w:right w:val="none" w:sz="0" w:space="0" w:color="auto"/>
          </w:divBdr>
          <w:divsChild>
            <w:div w:id="396637684">
              <w:marLeft w:val="0"/>
              <w:marRight w:val="0"/>
              <w:marTop w:val="0"/>
              <w:marBottom w:val="0"/>
              <w:divBdr>
                <w:top w:val="none" w:sz="0" w:space="0" w:color="auto"/>
                <w:left w:val="none" w:sz="0" w:space="0" w:color="auto"/>
                <w:bottom w:val="none" w:sz="0" w:space="0" w:color="auto"/>
                <w:right w:val="none" w:sz="0" w:space="0" w:color="auto"/>
              </w:divBdr>
            </w:div>
          </w:divsChild>
        </w:div>
        <w:div w:id="1223373243">
          <w:marLeft w:val="0"/>
          <w:marRight w:val="0"/>
          <w:marTop w:val="0"/>
          <w:marBottom w:val="0"/>
          <w:divBdr>
            <w:top w:val="none" w:sz="0" w:space="0" w:color="auto"/>
            <w:left w:val="none" w:sz="0" w:space="0" w:color="auto"/>
            <w:bottom w:val="none" w:sz="0" w:space="0" w:color="auto"/>
            <w:right w:val="none" w:sz="0" w:space="0" w:color="auto"/>
          </w:divBdr>
          <w:divsChild>
            <w:div w:id="1820222590">
              <w:marLeft w:val="0"/>
              <w:marRight w:val="0"/>
              <w:marTop w:val="0"/>
              <w:marBottom w:val="0"/>
              <w:divBdr>
                <w:top w:val="none" w:sz="0" w:space="0" w:color="auto"/>
                <w:left w:val="none" w:sz="0" w:space="0" w:color="auto"/>
                <w:bottom w:val="none" w:sz="0" w:space="0" w:color="auto"/>
                <w:right w:val="none" w:sz="0" w:space="0" w:color="auto"/>
              </w:divBdr>
            </w:div>
          </w:divsChild>
        </w:div>
        <w:div w:id="1789078610">
          <w:marLeft w:val="0"/>
          <w:marRight w:val="0"/>
          <w:marTop w:val="0"/>
          <w:marBottom w:val="0"/>
          <w:divBdr>
            <w:top w:val="none" w:sz="0" w:space="0" w:color="auto"/>
            <w:left w:val="none" w:sz="0" w:space="0" w:color="auto"/>
            <w:bottom w:val="none" w:sz="0" w:space="0" w:color="auto"/>
            <w:right w:val="none" w:sz="0" w:space="0" w:color="auto"/>
          </w:divBdr>
          <w:divsChild>
            <w:div w:id="18702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800">
      <w:bodyDiv w:val="1"/>
      <w:marLeft w:val="0"/>
      <w:marRight w:val="0"/>
      <w:marTop w:val="0"/>
      <w:marBottom w:val="0"/>
      <w:divBdr>
        <w:top w:val="none" w:sz="0" w:space="0" w:color="auto"/>
        <w:left w:val="none" w:sz="0" w:space="0" w:color="auto"/>
        <w:bottom w:val="none" w:sz="0" w:space="0" w:color="auto"/>
        <w:right w:val="none" w:sz="0" w:space="0" w:color="auto"/>
      </w:divBdr>
    </w:div>
    <w:div w:id="1648894408">
      <w:bodyDiv w:val="1"/>
      <w:marLeft w:val="0"/>
      <w:marRight w:val="0"/>
      <w:marTop w:val="0"/>
      <w:marBottom w:val="0"/>
      <w:divBdr>
        <w:top w:val="none" w:sz="0" w:space="0" w:color="auto"/>
        <w:left w:val="none" w:sz="0" w:space="0" w:color="auto"/>
        <w:bottom w:val="none" w:sz="0" w:space="0" w:color="auto"/>
        <w:right w:val="none" w:sz="0" w:space="0" w:color="auto"/>
      </w:divBdr>
    </w:div>
    <w:div w:id="1656031352">
      <w:bodyDiv w:val="1"/>
      <w:marLeft w:val="0"/>
      <w:marRight w:val="0"/>
      <w:marTop w:val="0"/>
      <w:marBottom w:val="0"/>
      <w:divBdr>
        <w:top w:val="none" w:sz="0" w:space="0" w:color="auto"/>
        <w:left w:val="none" w:sz="0" w:space="0" w:color="auto"/>
        <w:bottom w:val="none" w:sz="0" w:space="0" w:color="auto"/>
        <w:right w:val="none" w:sz="0" w:space="0" w:color="auto"/>
      </w:divBdr>
    </w:div>
    <w:div w:id="1665813171">
      <w:bodyDiv w:val="1"/>
      <w:marLeft w:val="0"/>
      <w:marRight w:val="0"/>
      <w:marTop w:val="0"/>
      <w:marBottom w:val="0"/>
      <w:divBdr>
        <w:top w:val="none" w:sz="0" w:space="0" w:color="auto"/>
        <w:left w:val="none" w:sz="0" w:space="0" w:color="auto"/>
        <w:bottom w:val="none" w:sz="0" w:space="0" w:color="auto"/>
        <w:right w:val="none" w:sz="0" w:space="0" w:color="auto"/>
      </w:divBdr>
    </w:div>
    <w:div w:id="1675721540">
      <w:bodyDiv w:val="1"/>
      <w:marLeft w:val="0"/>
      <w:marRight w:val="0"/>
      <w:marTop w:val="0"/>
      <w:marBottom w:val="0"/>
      <w:divBdr>
        <w:top w:val="none" w:sz="0" w:space="0" w:color="auto"/>
        <w:left w:val="none" w:sz="0" w:space="0" w:color="auto"/>
        <w:bottom w:val="none" w:sz="0" w:space="0" w:color="auto"/>
        <w:right w:val="none" w:sz="0" w:space="0" w:color="auto"/>
      </w:divBdr>
    </w:div>
    <w:div w:id="1676180551">
      <w:bodyDiv w:val="1"/>
      <w:marLeft w:val="0"/>
      <w:marRight w:val="0"/>
      <w:marTop w:val="0"/>
      <w:marBottom w:val="0"/>
      <w:divBdr>
        <w:top w:val="none" w:sz="0" w:space="0" w:color="auto"/>
        <w:left w:val="none" w:sz="0" w:space="0" w:color="auto"/>
        <w:bottom w:val="none" w:sz="0" w:space="0" w:color="auto"/>
        <w:right w:val="none" w:sz="0" w:space="0" w:color="auto"/>
      </w:divBdr>
    </w:div>
    <w:div w:id="1697850771">
      <w:bodyDiv w:val="1"/>
      <w:marLeft w:val="0"/>
      <w:marRight w:val="0"/>
      <w:marTop w:val="0"/>
      <w:marBottom w:val="0"/>
      <w:divBdr>
        <w:top w:val="none" w:sz="0" w:space="0" w:color="auto"/>
        <w:left w:val="none" w:sz="0" w:space="0" w:color="auto"/>
        <w:bottom w:val="none" w:sz="0" w:space="0" w:color="auto"/>
        <w:right w:val="none" w:sz="0" w:space="0" w:color="auto"/>
      </w:divBdr>
    </w:div>
    <w:div w:id="1717200388">
      <w:bodyDiv w:val="1"/>
      <w:marLeft w:val="0"/>
      <w:marRight w:val="0"/>
      <w:marTop w:val="0"/>
      <w:marBottom w:val="0"/>
      <w:divBdr>
        <w:top w:val="none" w:sz="0" w:space="0" w:color="auto"/>
        <w:left w:val="none" w:sz="0" w:space="0" w:color="auto"/>
        <w:bottom w:val="none" w:sz="0" w:space="0" w:color="auto"/>
        <w:right w:val="none" w:sz="0" w:space="0" w:color="auto"/>
      </w:divBdr>
    </w:div>
    <w:div w:id="1717503758">
      <w:bodyDiv w:val="1"/>
      <w:marLeft w:val="0"/>
      <w:marRight w:val="0"/>
      <w:marTop w:val="0"/>
      <w:marBottom w:val="0"/>
      <w:divBdr>
        <w:top w:val="none" w:sz="0" w:space="0" w:color="auto"/>
        <w:left w:val="none" w:sz="0" w:space="0" w:color="auto"/>
        <w:bottom w:val="none" w:sz="0" w:space="0" w:color="auto"/>
        <w:right w:val="none" w:sz="0" w:space="0" w:color="auto"/>
      </w:divBdr>
    </w:div>
    <w:div w:id="1726028012">
      <w:bodyDiv w:val="1"/>
      <w:marLeft w:val="0"/>
      <w:marRight w:val="0"/>
      <w:marTop w:val="0"/>
      <w:marBottom w:val="0"/>
      <w:divBdr>
        <w:top w:val="none" w:sz="0" w:space="0" w:color="auto"/>
        <w:left w:val="none" w:sz="0" w:space="0" w:color="auto"/>
        <w:bottom w:val="none" w:sz="0" w:space="0" w:color="auto"/>
        <w:right w:val="none" w:sz="0" w:space="0" w:color="auto"/>
      </w:divBdr>
    </w:div>
    <w:div w:id="1726758482">
      <w:bodyDiv w:val="1"/>
      <w:marLeft w:val="0"/>
      <w:marRight w:val="0"/>
      <w:marTop w:val="0"/>
      <w:marBottom w:val="0"/>
      <w:divBdr>
        <w:top w:val="none" w:sz="0" w:space="0" w:color="auto"/>
        <w:left w:val="none" w:sz="0" w:space="0" w:color="auto"/>
        <w:bottom w:val="none" w:sz="0" w:space="0" w:color="auto"/>
        <w:right w:val="none" w:sz="0" w:space="0" w:color="auto"/>
      </w:divBdr>
    </w:div>
    <w:div w:id="1739402786">
      <w:bodyDiv w:val="1"/>
      <w:marLeft w:val="0"/>
      <w:marRight w:val="0"/>
      <w:marTop w:val="0"/>
      <w:marBottom w:val="0"/>
      <w:divBdr>
        <w:top w:val="none" w:sz="0" w:space="0" w:color="auto"/>
        <w:left w:val="none" w:sz="0" w:space="0" w:color="auto"/>
        <w:bottom w:val="none" w:sz="0" w:space="0" w:color="auto"/>
        <w:right w:val="none" w:sz="0" w:space="0" w:color="auto"/>
      </w:divBdr>
    </w:div>
    <w:div w:id="1751150722">
      <w:bodyDiv w:val="1"/>
      <w:marLeft w:val="0"/>
      <w:marRight w:val="0"/>
      <w:marTop w:val="0"/>
      <w:marBottom w:val="0"/>
      <w:divBdr>
        <w:top w:val="none" w:sz="0" w:space="0" w:color="auto"/>
        <w:left w:val="none" w:sz="0" w:space="0" w:color="auto"/>
        <w:bottom w:val="none" w:sz="0" w:space="0" w:color="auto"/>
        <w:right w:val="none" w:sz="0" w:space="0" w:color="auto"/>
      </w:divBdr>
    </w:div>
    <w:div w:id="1761293350">
      <w:bodyDiv w:val="1"/>
      <w:marLeft w:val="0"/>
      <w:marRight w:val="0"/>
      <w:marTop w:val="0"/>
      <w:marBottom w:val="0"/>
      <w:divBdr>
        <w:top w:val="none" w:sz="0" w:space="0" w:color="auto"/>
        <w:left w:val="none" w:sz="0" w:space="0" w:color="auto"/>
        <w:bottom w:val="none" w:sz="0" w:space="0" w:color="auto"/>
        <w:right w:val="none" w:sz="0" w:space="0" w:color="auto"/>
      </w:divBdr>
    </w:div>
    <w:div w:id="1766031030">
      <w:bodyDiv w:val="1"/>
      <w:marLeft w:val="0"/>
      <w:marRight w:val="0"/>
      <w:marTop w:val="0"/>
      <w:marBottom w:val="0"/>
      <w:divBdr>
        <w:top w:val="none" w:sz="0" w:space="0" w:color="auto"/>
        <w:left w:val="none" w:sz="0" w:space="0" w:color="auto"/>
        <w:bottom w:val="none" w:sz="0" w:space="0" w:color="auto"/>
        <w:right w:val="none" w:sz="0" w:space="0" w:color="auto"/>
      </w:divBdr>
    </w:div>
    <w:div w:id="1802767224">
      <w:bodyDiv w:val="1"/>
      <w:marLeft w:val="0"/>
      <w:marRight w:val="0"/>
      <w:marTop w:val="0"/>
      <w:marBottom w:val="0"/>
      <w:divBdr>
        <w:top w:val="none" w:sz="0" w:space="0" w:color="auto"/>
        <w:left w:val="none" w:sz="0" w:space="0" w:color="auto"/>
        <w:bottom w:val="none" w:sz="0" w:space="0" w:color="auto"/>
        <w:right w:val="none" w:sz="0" w:space="0" w:color="auto"/>
      </w:divBdr>
    </w:div>
    <w:div w:id="1811286935">
      <w:bodyDiv w:val="1"/>
      <w:marLeft w:val="0"/>
      <w:marRight w:val="0"/>
      <w:marTop w:val="0"/>
      <w:marBottom w:val="0"/>
      <w:divBdr>
        <w:top w:val="none" w:sz="0" w:space="0" w:color="auto"/>
        <w:left w:val="none" w:sz="0" w:space="0" w:color="auto"/>
        <w:bottom w:val="none" w:sz="0" w:space="0" w:color="auto"/>
        <w:right w:val="none" w:sz="0" w:space="0" w:color="auto"/>
      </w:divBdr>
    </w:div>
    <w:div w:id="1819345143">
      <w:bodyDiv w:val="1"/>
      <w:marLeft w:val="0"/>
      <w:marRight w:val="0"/>
      <w:marTop w:val="0"/>
      <w:marBottom w:val="0"/>
      <w:divBdr>
        <w:top w:val="none" w:sz="0" w:space="0" w:color="auto"/>
        <w:left w:val="none" w:sz="0" w:space="0" w:color="auto"/>
        <w:bottom w:val="none" w:sz="0" w:space="0" w:color="auto"/>
        <w:right w:val="none" w:sz="0" w:space="0" w:color="auto"/>
      </w:divBdr>
    </w:div>
    <w:div w:id="1824657482">
      <w:bodyDiv w:val="1"/>
      <w:marLeft w:val="0"/>
      <w:marRight w:val="0"/>
      <w:marTop w:val="0"/>
      <w:marBottom w:val="0"/>
      <w:divBdr>
        <w:top w:val="none" w:sz="0" w:space="0" w:color="auto"/>
        <w:left w:val="none" w:sz="0" w:space="0" w:color="auto"/>
        <w:bottom w:val="none" w:sz="0" w:space="0" w:color="auto"/>
        <w:right w:val="none" w:sz="0" w:space="0" w:color="auto"/>
      </w:divBdr>
    </w:div>
    <w:div w:id="1838114692">
      <w:bodyDiv w:val="1"/>
      <w:marLeft w:val="0"/>
      <w:marRight w:val="0"/>
      <w:marTop w:val="0"/>
      <w:marBottom w:val="0"/>
      <w:divBdr>
        <w:top w:val="none" w:sz="0" w:space="0" w:color="auto"/>
        <w:left w:val="none" w:sz="0" w:space="0" w:color="auto"/>
        <w:bottom w:val="none" w:sz="0" w:space="0" w:color="auto"/>
        <w:right w:val="none" w:sz="0" w:space="0" w:color="auto"/>
      </w:divBdr>
    </w:div>
    <w:div w:id="1850951270">
      <w:bodyDiv w:val="1"/>
      <w:marLeft w:val="0"/>
      <w:marRight w:val="0"/>
      <w:marTop w:val="0"/>
      <w:marBottom w:val="0"/>
      <w:divBdr>
        <w:top w:val="none" w:sz="0" w:space="0" w:color="auto"/>
        <w:left w:val="none" w:sz="0" w:space="0" w:color="auto"/>
        <w:bottom w:val="none" w:sz="0" w:space="0" w:color="auto"/>
        <w:right w:val="none" w:sz="0" w:space="0" w:color="auto"/>
      </w:divBdr>
    </w:div>
    <w:div w:id="1864901032">
      <w:bodyDiv w:val="1"/>
      <w:marLeft w:val="0"/>
      <w:marRight w:val="0"/>
      <w:marTop w:val="0"/>
      <w:marBottom w:val="0"/>
      <w:divBdr>
        <w:top w:val="none" w:sz="0" w:space="0" w:color="auto"/>
        <w:left w:val="none" w:sz="0" w:space="0" w:color="auto"/>
        <w:bottom w:val="none" w:sz="0" w:space="0" w:color="auto"/>
        <w:right w:val="none" w:sz="0" w:space="0" w:color="auto"/>
      </w:divBdr>
    </w:div>
    <w:div w:id="1904869634">
      <w:bodyDiv w:val="1"/>
      <w:marLeft w:val="0"/>
      <w:marRight w:val="0"/>
      <w:marTop w:val="0"/>
      <w:marBottom w:val="0"/>
      <w:divBdr>
        <w:top w:val="none" w:sz="0" w:space="0" w:color="auto"/>
        <w:left w:val="none" w:sz="0" w:space="0" w:color="auto"/>
        <w:bottom w:val="none" w:sz="0" w:space="0" w:color="auto"/>
        <w:right w:val="none" w:sz="0" w:space="0" w:color="auto"/>
      </w:divBdr>
    </w:div>
    <w:div w:id="1907379262">
      <w:bodyDiv w:val="1"/>
      <w:marLeft w:val="0"/>
      <w:marRight w:val="0"/>
      <w:marTop w:val="0"/>
      <w:marBottom w:val="0"/>
      <w:divBdr>
        <w:top w:val="none" w:sz="0" w:space="0" w:color="auto"/>
        <w:left w:val="none" w:sz="0" w:space="0" w:color="auto"/>
        <w:bottom w:val="none" w:sz="0" w:space="0" w:color="auto"/>
        <w:right w:val="none" w:sz="0" w:space="0" w:color="auto"/>
      </w:divBdr>
    </w:div>
    <w:div w:id="1913614107">
      <w:bodyDiv w:val="1"/>
      <w:marLeft w:val="0"/>
      <w:marRight w:val="0"/>
      <w:marTop w:val="0"/>
      <w:marBottom w:val="0"/>
      <w:divBdr>
        <w:top w:val="none" w:sz="0" w:space="0" w:color="auto"/>
        <w:left w:val="none" w:sz="0" w:space="0" w:color="auto"/>
        <w:bottom w:val="none" w:sz="0" w:space="0" w:color="auto"/>
        <w:right w:val="none" w:sz="0" w:space="0" w:color="auto"/>
      </w:divBdr>
    </w:div>
    <w:div w:id="1933128104">
      <w:bodyDiv w:val="1"/>
      <w:marLeft w:val="0"/>
      <w:marRight w:val="0"/>
      <w:marTop w:val="0"/>
      <w:marBottom w:val="0"/>
      <w:divBdr>
        <w:top w:val="none" w:sz="0" w:space="0" w:color="auto"/>
        <w:left w:val="none" w:sz="0" w:space="0" w:color="auto"/>
        <w:bottom w:val="none" w:sz="0" w:space="0" w:color="auto"/>
        <w:right w:val="none" w:sz="0" w:space="0" w:color="auto"/>
      </w:divBdr>
    </w:div>
    <w:div w:id="1944722988">
      <w:bodyDiv w:val="1"/>
      <w:marLeft w:val="0"/>
      <w:marRight w:val="0"/>
      <w:marTop w:val="0"/>
      <w:marBottom w:val="0"/>
      <w:divBdr>
        <w:top w:val="none" w:sz="0" w:space="0" w:color="auto"/>
        <w:left w:val="none" w:sz="0" w:space="0" w:color="auto"/>
        <w:bottom w:val="none" w:sz="0" w:space="0" w:color="auto"/>
        <w:right w:val="none" w:sz="0" w:space="0" w:color="auto"/>
      </w:divBdr>
    </w:div>
    <w:div w:id="1979257173">
      <w:bodyDiv w:val="1"/>
      <w:marLeft w:val="0"/>
      <w:marRight w:val="0"/>
      <w:marTop w:val="0"/>
      <w:marBottom w:val="0"/>
      <w:divBdr>
        <w:top w:val="none" w:sz="0" w:space="0" w:color="auto"/>
        <w:left w:val="none" w:sz="0" w:space="0" w:color="auto"/>
        <w:bottom w:val="none" w:sz="0" w:space="0" w:color="auto"/>
        <w:right w:val="none" w:sz="0" w:space="0" w:color="auto"/>
      </w:divBdr>
    </w:div>
    <w:div w:id="1983582901">
      <w:bodyDiv w:val="1"/>
      <w:marLeft w:val="0"/>
      <w:marRight w:val="0"/>
      <w:marTop w:val="0"/>
      <w:marBottom w:val="0"/>
      <w:divBdr>
        <w:top w:val="none" w:sz="0" w:space="0" w:color="auto"/>
        <w:left w:val="none" w:sz="0" w:space="0" w:color="auto"/>
        <w:bottom w:val="none" w:sz="0" w:space="0" w:color="auto"/>
        <w:right w:val="none" w:sz="0" w:space="0" w:color="auto"/>
      </w:divBdr>
    </w:div>
    <w:div w:id="2017075168">
      <w:bodyDiv w:val="1"/>
      <w:marLeft w:val="0"/>
      <w:marRight w:val="0"/>
      <w:marTop w:val="0"/>
      <w:marBottom w:val="0"/>
      <w:divBdr>
        <w:top w:val="none" w:sz="0" w:space="0" w:color="auto"/>
        <w:left w:val="none" w:sz="0" w:space="0" w:color="auto"/>
        <w:bottom w:val="none" w:sz="0" w:space="0" w:color="auto"/>
        <w:right w:val="none" w:sz="0" w:space="0" w:color="auto"/>
      </w:divBdr>
    </w:div>
    <w:div w:id="2019968289">
      <w:bodyDiv w:val="1"/>
      <w:marLeft w:val="0"/>
      <w:marRight w:val="0"/>
      <w:marTop w:val="0"/>
      <w:marBottom w:val="0"/>
      <w:divBdr>
        <w:top w:val="none" w:sz="0" w:space="0" w:color="auto"/>
        <w:left w:val="none" w:sz="0" w:space="0" w:color="auto"/>
        <w:bottom w:val="none" w:sz="0" w:space="0" w:color="auto"/>
        <w:right w:val="none" w:sz="0" w:space="0" w:color="auto"/>
      </w:divBdr>
    </w:div>
    <w:div w:id="2022777037">
      <w:bodyDiv w:val="1"/>
      <w:marLeft w:val="0"/>
      <w:marRight w:val="0"/>
      <w:marTop w:val="0"/>
      <w:marBottom w:val="0"/>
      <w:divBdr>
        <w:top w:val="none" w:sz="0" w:space="0" w:color="auto"/>
        <w:left w:val="none" w:sz="0" w:space="0" w:color="auto"/>
        <w:bottom w:val="none" w:sz="0" w:space="0" w:color="auto"/>
        <w:right w:val="none" w:sz="0" w:space="0" w:color="auto"/>
      </w:divBdr>
    </w:div>
    <w:div w:id="2029018389">
      <w:bodyDiv w:val="1"/>
      <w:marLeft w:val="0"/>
      <w:marRight w:val="0"/>
      <w:marTop w:val="0"/>
      <w:marBottom w:val="0"/>
      <w:divBdr>
        <w:top w:val="none" w:sz="0" w:space="0" w:color="auto"/>
        <w:left w:val="none" w:sz="0" w:space="0" w:color="auto"/>
        <w:bottom w:val="none" w:sz="0" w:space="0" w:color="auto"/>
        <w:right w:val="none" w:sz="0" w:space="0" w:color="auto"/>
      </w:divBdr>
    </w:div>
    <w:div w:id="2044209537">
      <w:bodyDiv w:val="1"/>
      <w:marLeft w:val="0"/>
      <w:marRight w:val="0"/>
      <w:marTop w:val="0"/>
      <w:marBottom w:val="0"/>
      <w:divBdr>
        <w:top w:val="none" w:sz="0" w:space="0" w:color="auto"/>
        <w:left w:val="none" w:sz="0" w:space="0" w:color="auto"/>
        <w:bottom w:val="none" w:sz="0" w:space="0" w:color="auto"/>
        <w:right w:val="none" w:sz="0" w:space="0" w:color="auto"/>
      </w:divBdr>
    </w:div>
    <w:div w:id="2066099982">
      <w:bodyDiv w:val="1"/>
      <w:marLeft w:val="0"/>
      <w:marRight w:val="0"/>
      <w:marTop w:val="0"/>
      <w:marBottom w:val="0"/>
      <w:divBdr>
        <w:top w:val="none" w:sz="0" w:space="0" w:color="auto"/>
        <w:left w:val="none" w:sz="0" w:space="0" w:color="auto"/>
        <w:bottom w:val="none" w:sz="0" w:space="0" w:color="auto"/>
        <w:right w:val="none" w:sz="0" w:space="0" w:color="auto"/>
      </w:divBdr>
    </w:div>
    <w:div w:id="2066952711">
      <w:bodyDiv w:val="1"/>
      <w:marLeft w:val="0"/>
      <w:marRight w:val="0"/>
      <w:marTop w:val="0"/>
      <w:marBottom w:val="0"/>
      <w:divBdr>
        <w:top w:val="none" w:sz="0" w:space="0" w:color="auto"/>
        <w:left w:val="none" w:sz="0" w:space="0" w:color="auto"/>
        <w:bottom w:val="none" w:sz="0" w:space="0" w:color="auto"/>
        <w:right w:val="none" w:sz="0" w:space="0" w:color="auto"/>
      </w:divBdr>
    </w:div>
    <w:div w:id="2073037313">
      <w:bodyDiv w:val="1"/>
      <w:marLeft w:val="0"/>
      <w:marRight w:val="0"/>
      <w:marTop w:val="0"/>
      <w:marBottom w:val="0"/>
      <w:divBdr>
        <w:top w:val="none" w:sz="0" w:space="0" w:color="auto"/>
        <w:left w:val="none" w:sz="0" w:space="0" w:color="auto"/>
        <w:bottom w:val="none" w:sz="0" w:space="0" w:color="auto"/>
        <w:right w:val="none" w:sz="0" w:space="0" w:color="auto"/>
      </w:divBdr>
    </w:div>
    <w:div w:id="2079863023">
      <w:bodyDiv w:val="1"/>
      <w:marLeft w:val="0"/>
      <w:marRight w:val="0"/>
      <w:marTop w:val="0"/>
      <w:marBottom w:val="0"/>
      <w:divBdr>
        <w:top w:val="none" w:sz="0" w:space="0" w:color="auto"/>
        <w:left w:val="none" w:sz="0" w:space="0" w:color="auto"/>
        <w:bottom w:val="none" w:sz="0" w:space="0" w:color="auto"/>
        <w:right w:val="none" w:sz="0" w:space="0" w:color="auto"/>
      </w:divBdr>
    </w:div>
    <w:div w:id="2087876665">
      <w:bodyDiv w:val="1"/>
      <w:marLeft w:val="0"/>
      <w:marRight w:val="0"/>
      <w:marTop w:val="0"/>
      <w:marBottom w:val="0"/>
      <w:divBdr>
        <w:top w:val="none" w:sz="0" w:space="0" w:color="auto"/>
        <w:left w:val="none" w:sz="0" w:space="0" w:color="auto"/>
        <w:bottom w:val="none" w:sz="0" w:space="0" w:color="auto"/>
        <w:right w:val="none" w:sz="0" w:space="0" w:color="auto"/>
      </w:divBdr>
    </w:div>
    <w:div w:id="2097826475">
      <w:bodyDiv w:val="1"/>
      <w:marLeft w:val="0"/>
      <w:marRight w:val="0"/>
      <w:marTop w:val="0"/>
      <w:marBottom w:val="0"/>
      <w:divBdr>
        <w:top w:val="none" w:sz="0" w:space="0" w:color="auto"/>
        <w:left w:val="none" w:sz="0" w:space="0" w:color="auto"/>
        <w:bottom w:val="none" w:sz="0" w:space="0" w:color="auto"/>
        <w:right w:val="none" w:sz="0" w:space="0" w:color="auto"/>
      </w:divBdr>
    </w:div>
    <w:div w:id="2109308821">
      <w:bodyDiv w:val="1"/>
      <w:marLeft w:val="0"/>
      <w:marRight w:val="0"/>
      <w:marTop w:val="0"/>
      <w:marBottom w:val="0"/>
      <w:divBdr>
        <w:top w:val="none" w:sz="0" w:space="0" w:color="auto"/>
        <w:left w:val="none" w:sz="0" w:space="0" w:color="auto"/>
        <w:bottom w:val="none" w:sz="0" w:space="0" w:color="auto"/>
        <w:right w:val="none" w:sz="0" w:space="0" w:color="auto"/>
      </w:divBdr>
    </w:div>
    <w:div w:id="2111392630">
      <w:bodyDiv w:val="1"/>
      <w:marLeft w:val="0"/>
      <w:marRight w:val="0"/>
      <w:marTop w:val="0"/>
      <w:marBottom w:val="0"/>
      <w:divBdr>
        <w:top w:val="none" w:sz="0" w:space="0" w:color="auto"/>
        <w:left w:val="none" w:sz="0" w:space="0" w:color="auto"/>
        <w:bottom w:val="none" w:sz="0" w:space="0" w:color="auto"/>
        <w:right w:val="none" w:sz="0" w:space="0" w:color="auto"/>
      </w:divBdr>
    </w:div>
    <w:div w:id="2123456722">
      <w:bodyDiv w:val="1"/>
      <w:marLeft w:val="0"/>
      <w:marRight w:val="0"/>
      <w:marTop w:val="0"/>
      <w:marBottom w:val="0"/>
      <w:divBdr>
        <w:top w:val="none" w:sz="0" w:space="0" w:color="auto"/>
        <w:left w:val="none" w:sz="0" w:space="0" w:color="auto"/>
        <w:bottom w:val="none" w:sz="0" w:space="0" w:color="auto"/>
        <w:right w:val="none" w:sz="0" w:space="0" w:color="auto"/>
      </w:divBdr>
    </w:div>
    <w:div w:id="212900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jpe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jpe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jpe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jpeg"/><Relationship Id="rId85" Type="http://schemas.openxmlformats.org/officeDocument/2006/relationships/image" Target="media/image79.jpe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hyperlink" Target="https://www.lazada.vn/lazada4040026704_x+aviator-124693899/?type=brand" TargetMode="External"/><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jpeg"/><Relationship Id="rId86" Type="http://schemas.openxmlformats.org/officeDocument/2006/relationships/image" Target="media/image80.jpeg"/><Relationship Id="rId130" Type="http://schemas.openxmlformats.org/officeDocument/2006/relationships/image" Target="media/image12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2.pn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jpe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jpe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jpe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jpeg"/><Relationship Id="rId83" Type="http://schemas.openxmlformats.org/officeDocument/2006/relationships/image" Target="media/image77.jpeg"/><Relationship Id="rId88" Type="http://schemas.openxmlformats.org/officeDocument/2006/relationships/image" Target="media/image82.jpe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jpeg"/><Relationship Id="rId68" Type="http://schemas.openxmlformats.org/officeDocument/2006/relationships/image" Target="media/image62.png"/><Relationship Id="rId89" Type="http://schemas.openxmlformats.org/officeDocument/2006/relationships/image" Target="media/image83.jpeg"/><Relationship Id="rId112" Type="http://schemas.openxmlformats.org/officeDocument/2006/relationships/image" Target="media/image106.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CD874-230A-4A47-AF9B-B9D531F5A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57</Pages>
  <Words>13904</Words>
  <Characters>50682</Characters>
  <Application>Microsoft Office Word</Application>
  <DocSecurity>0</DocSecurity>
  <Lines>2394</Lines>
  <Paragraphs>959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LamHong</dc:creator>
  <cp:keywords/>
  <dc:description/>
  <cp:lastModifiedBy>Phong LamHong</cp:lastModifiedBy>
  <cp:revision>9</cp:revision>
  <dcterms:created xsi:type="dcterms:W3CDTF">2023-10-17T10:12:00Z</dcterms:created>
  <dcterms:modified xsi:type="dcterms:W3CDTF">2023-10-18T10:12:00Z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219c22fcaf8f349b939d8c592ceae75508db0aaf9ac6a6a367b0df20b0390194</vt:lpwstr>
  </property>
</Properties>
</file>